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0654" w14:textId="77777777" w:rsidR="00D74FB5" w:rsidRDefault="00D74FB5" w:rsidP="00D74FB5">
      <w:pPr>
        <w:rPr>
          <w:rFonts w:ascii="Arial" w:hAnsi="Arial" w:cs="Arial"/>
          <w:sz w:val="20"/>
          <w:szCs w:val="20"/>
        </w:rPr>
      </w:pPr>
      <w:r w:rsidRPr="0077242E">
        <w:rPr>
          <w:rFonts w:ascii="Arial" w:hAnsi="Arial" w:cs="Arial"/>
          <w:b/>
          <w:sz w:val="32"/>
          <w:szCs w:val="32"/>
        </w:rPr>
        <w:t>Register a small business</w:t>
      </w:r>
      <w:r w:rsidR="0067426F" w:rsidRPr="0077242E">
        <w:rPr>
          <w:rFonts w:ascii="Arial" w:hAnsi="Arial" w:cs="Arial"/>
          <w:sz w:val="32"/>
          <w:szCs w:val="32"/>
        </w:rPr>
        <w:t>:</w:t>
      </w:r>
      <w:r w:rsidR="0067426F">
        <w:rPr>
          <w:rFonts w:ascii="Arial" w:hAnsi="Arial" w:cs="Arial"/>
          <w:sz w:val="20"/>
          <w:szCs w:val="20"/>
        </w:rPr>
        <w:t xml:space="preserve"> </w:t>
      </w:r>
      <w:commentRangeStart w:id="0"/>
      <w:r w:rsidR="0067426F">
        <w:rPr>
          <w:rFonts w:ascii="Arial" w:hAnsi="Arial" w:cs="Arial"/>
          <w:sz w:val="20"/>
          <w:szCs w:val="20"/>
        </w:rPr>
        <w:t>Do you have a passion for busin</w:t>
      </w:r>
      <w:r w:rsidR="00AD67E8">
        <w:rPr>
          <w:rFonts w:ascii="Arial" w:hAnsi="Arial" w:cs="Arial"/>
          <w:sz w:val="20"/>
          <w:szCs w:val="20"/>
        </w:rPr>
        <w:t xml:space="preserve">ess? You have a bright idea, </w:t>
      </w:r>
      <w:r w:rsidR="0067426F">
        <w:rPr>
          <w:rFonts w:ascii="Arial" w:hAnsi="Arial" w:cs="Arial"/>
          <w:sz w:val="20"/>
          <w:szCs w:val="20"/>
        </w:rPr>
        <w:t xml:space="preserve">want to be your own boss and </w:t>
      </w:r>
      <w:r w:rsidR="006425FF">
        <w:rPr>
          <w:rFonts w:ascii="Arial" w:hAnsi="Arial" w:cs="Arial"/>
          <w:sz w:val="20"/>
          <w:szCs w:val="20"/>
        </w:rPr>
        <w:t>you’re</w:t>
      </w:r>
      <w:r w:rsidR="00AD67E8">
        <w:rPr>
          <w:rFonts w:ascii="Arial" w:hAnsi="Arial" w:cs="Arial"/>
          <w:sz w:val="20"/>
          <w:szCs w:val="20"/>
        </w:rPr>
        <w:t xml:space="preserve"> ready to take the business world by storm? </w:t>
      </w:r>
      <w:r w:rsidR="0067426F">
        <w:rPr>
          <w:rFonts w:ascii="Arial" w:hAnsi="Arial" w:cs="Arial"/>
          <w:sz w:val="20"/>
          <w:szCs w:val="20"/>
        </w:rPr>
        <w:t xml:space="preserve">Register your business </w:t>
      </w:r>
      <w:r w:rsidR="00473D0C">
        <w:rPr>
          <w:rFonts w:ascii="Arial" w:hAnsi="Arial" w:cs="Arial"/>
          <w:sz w:val="20"/>
          <w:szCs w:val="20"/>
        </w:rPr>
        <w:t>and get started here:</w:t>
      </w:r>
      <w:commentRangeEnd w:id="0"/>
      <w:r w:rsidR="005F44BF">
        <w:rPr>
          <w:rStyle w:val="CommentReference"/>
        </w:rPr>
        <w:commentReference w:id="0"/>
      </w:r>
    </w:p>
    <w:p w14:paraId="3C6EF12B" w14:textId="77777777" w:rsidR="003F08E4" w:rsidRDefault="00AD67E8" w:rsidP="009658CA">
      <w:pPr>
        <w:rPr>
          <w:rFonts w:ascii="Arial" w:hAnsi="Arial" w:cs="Arial"/>
          <w:color w:val="222222"/>
          <w:sz w:val="21"/>
          <w:szCs w:val="21"/>
          <w:shd w:val="clear" w:color="auto" w:fill="FFFFFF"/>
        </w:rPr>
      </w:pPr>
      <w:r>
        <w:rPr>
          <w:rFonts w:ascii="Arial" w:hAnsi="Arial" w:cs="Arial"/>
          <w:sz w:val="20"/>
          <w:szCs w:val="20"/>
        </w:rPr>
        <w:t>&gt;&gt;</w:t>
      </w:r>
      <w:r w:rsidR="009658CA" w:rsidRPr="009658CA">
        <w:rPr>
          <w:rFonts w:ascii="Arial" w:hAnsi="Arial" w:cs="Arial"/>
          <w:color w:val="222222"/>
          <w:sz w:val="21"/>
          <w:szCs w:val="21"/>
          <w:shd w:val="clear" w:color="auto" w:fill="FFFFFF"/>
        </w:rPr>
        <w:t xml:space="preserve"> </w:t>
      </w:r>
      <w:r w:rsidR="003F08E4">
        <w:rPr>
          <w:rFonts w:ascii="Arial" w:hAnsi="Arial" w:cs="Arial"/>
          <w:color w:val="222222"/>
          <w:sz w:val="21"/>
          <w:szCs w:val="21"/>
          <w:shd w:val="clear" w:color="auto" w:fill="FFFFFF"/>
        </w:rPr>
        <w:t>&gt;</w:t>
      </w:r>
    </w:p>
    <w:p w14:paraId="47E898CF" w14:textId="2EEB8DF6" w:rsidR="009658CA" w:rsidRDefault="009658CA" w:rsidP="009658CA">
      <w:pPr>
        <w:rPr>
          <w:rFonts w:ascii="Arial" w:hAnsi="Arial" w:cs="Arial"/>
          <w:color w:val="222222"/>
          <w:sz w:val="21"/>
          <w:szCs w:val="21"/>
          <w:shd w:val="clear" w:color="auto" w:fill="FFFFFF"/>
        </w:rPr>
      </w:pPr>
      <w:commentRangeStart w:id="1"/>
      <w:proofErr w:type="spellStart"/>
      <w:r>
        <w:rPr>
          <w:rFonts w:ascii="Arial" w:hAnsi="Arial" w:cs="Arial"/>
          <w:color w:val="222222"/>
          <w:sz w:val="21"/>
          <w:szCs w:val="21"/>
          <w:shd w:val="clear" w:color="auto" w:fill="FFFFFF"/>
        </w:rPr>
        <w:t>Yaa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Asantewaa</w:t>
      </w:r>
      <w:proofErr w:type="spellEnd"/>
      <w:r>
        <w:rPr>
          <w:rFonts w:ascii="Arial" w:hAnsi="Arial" w:cs="Arial"/>
          <w:color w:val="222222"/>
          <w:sz w:val="21"/>
          <w:szCs w:val="21"/>
          <w:shd w:val="clear" w:color="auto" w:fill="FFFFFF"/>
        </w:rPr>
        <w:t xml:space="preserve"> was not only a fierce warrior queen</w:t>
      </w:r>
      <w:r w:rsidRPr="00FA3F6D">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who led legions into battle through </w:t>
      </w:r>
      <w:r w:rsidR="0077242E">
        <w:rPr>
          <w:rFonts w:ascii="Arial" w:hAnsi="Arial" w:cs="Arial"/>
          <w:color w:val="222222"/>
          <w:sz w:val="21"/>
          <w:szCs w:val="21"/>
          <w:shd w:val="clear" w:color="auto" w:fill="FFFFFF"/>
        </w:rPr>
        <w:t xml:space="preserve">her wisdom and guidance, but was also </w:t>
      </w:r>
      <w:r>
        <w:rPr>
          <w:rFonts w:ascii="Arial" w:hAnsi="Arial" w:cs="Arial"/>
          <w:color w:val="222222"/>
          <w:sz w:val="21"/>
          <w:szCs w:val="21"/>
          <w:shd w:val="clear" w:color="auto" w:fill="FFFFFF"/>
        </w:rPr>
        <w:t xml:space="preserve">trusted leader to her people. As </w:t>
      </w:r>
      <w:proofErr w:type="spellStart"/>
      <w:r>
        <w:rPr>
          <w:rFonts w:ascii="Arial" w:hAnsi="Arial" w:cs="Arial"/>
          <w:color w:val="222222"/>
          <w:sz w:val="21"/>
          <w:szCs w:val="21"/>
          <w:shd w:val="clear" w:color="auto" w:fill="FFFFFF"/>
        </w:rPr>
        <w:t>Vukasantewaa</w:t>
      </w:r>
      <w:proofErr w:type="spellEnd"/>
      <w:r>
        <w:rPr>
          <w:rFonts w:ascii="Arial" w:hAnsi="Arial" w:cs="Arial"/>
          <w:color w:val="222222"/>
          <w:sz w:val="21"/>
          <w:szCs w:val="21"/>
          <w:shd w:val="clear" w:color="auto" w:fill="FFFFFF"/>
        </w:rPr>
        <w:t xml:space="preserve">, we believe that the best leaders to guide the youth of South Africa to a prosperous future exhibit such qualities as the great </w:t>
      </w:r>
      <w:proofErr w:type="spellStart"/>
      <w:r>
        <w:rPr>
          <w:rFonts w:ascii="Arial" w:hAnsi="Arial" w:cs="Arial"/>
          <w:color w:val="222222"/>
          <w:sz w:val="21"/>
          <w:szCs w:val="21"/>
          <w:shd w:val="clear" w:color="auto" w:fill="FFFFFF"/>
        </w:rPr>
        <w:t>Yaa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Asantewaa</w:t>
      </w:r>
      <w:proofErr w:type="spellEnd"/>
      <w:r>
        <w:rPr>
          <w:rFonts w:ascii="Arial" w:hAnsi="Arial" w:cs="Arial"/>
          <w:color w:val="222222"/>
          <w:sz w:val="21"/>
          <w:szCs w:val="21"/>
          <w:shd w:val="clear" w:color="auto" w:fill="FFFFFF"/>
        </w:rPr>
        <w:t xml:space="preserve">. </w:t>
      </w:r>
      <w:r w:rsidR="0077242E">
        <w:rPr>
          <w:rFonts w:ascii="Arial" w:hAnsi="Arial" w:cs="Arial"/>
          <w:color w:val="222222"/>
          <w:sz w:val="21"/>
          <w:szCs w:val="21"/>
          <w:shd w:val="clear" w:color="auto" w:fill="FFFFFF"/>
        </w:rPr>
        <w:t>Entrepreneurs</w:t>
      </w:r>
      <w:r>
        <w:rPr>
          <w:rFonts w:ascii="Arial" w:hAnsi="Arial" w:cs="Arial"/>
          <w:color w:val="222222"/>
          <w:sz w:val="21"/>
          <w:szCs w:val="21"/>
          <w:shd w:val="clear" w:color="auto" w:fill="FFFFFF"/>
        </w:rPr>
        <w:t xml:space="preserve"> are individuals who have the capacity to lead South Africa to a future that is poverty free by creating job opportunities for the youth</w:t>
      </w:r>
      <w:r w:rsidR="00FB6E83">
        <w:rPr>
          <w:rFonts w:ascii="Arial" w:hAnsi="Arial" w:cs="Arial"/>
          <w:color w:val="222222"/>
          <w:sz w:val="21"/>
          <w:szCs w:val="21"/>
          <w:shd w:val="clear" w:color="auto" w:fill="FFFFFF"/>
        </w:rPr>
        <w:t xml:space="preserve"> and well creating sustainable wealth for themselves.</w:t>
      </w:r>
      <w:commentRangeEnd w:id="1"/>
      <w:r w:rsidR="000559F7">
        <w:rPr>
          <w:rStyle w:val="CommentReference"/>
        </w:rPr>
        <w:commentReference w:id="1"/>
      </w:r>
    </w:p>
    <w:p w14:paraId="413B244D" w14:textId="0D1399C9" w:rsidR="00F92D98" w:rsidRDefault="00FB6E83" w:rsidP="00D74FB5">
      <w:pPr>
        <w:rPr>
          <w:rFonts w:ascii="Arial" w:hAnsi="Arial" w:cs="Arial"/>
          <w:sz w:val="20"/>
          <w:szCs w:val="20"/>
        </w:rPr>
      </w:pPr>
      <w:commentRangeStart w:id="2"/>
      <w:r>
        <w:rPr>
          <w:rFonts w:ascii="Arial" w:hAnsi="Arial" w:cs="Arial"/>
          <w:color w:val="222222"/>
          <w:sz w:val="21"/>
          <w:szCs w:val="21"/>
          <w:shd w:val="clear" w:color="auto" w:fill="FFFFFF"/>
        </w:rPr>
        <w:t xml:space="preserve">Here’s important information you need to </w:t>
      </w:r>
      <w:commentRangeStart w:id="3"/>
      <w:r>
        <w:rPr>
          <w:rFonts w:ascii="Arial" w:hAnsi="Arial" w:cs="Arial"/>
          <w:color w:val="222222"/>
          <w:sz w:val="21"/>
          <w:szCs w:val="21"/>
          <w:shd w:val="clear" w:color="auto" w:fill="FFFFFF"/>
        </w:rPr>
        <w:t>know</w:t>
      </w:r>
      <w:commentRangeEnd w:id="3"/>
      <w:r>
        <w:rPr>
          <w:rStyle w:val="CommentReference"/>
        </w:rPr>
        <w:commentReference w:id="3"/>
      </w:r>
      <w:r w:rsidR="0077242E">
        <w:rPr>
          <w:rFonts w:ascii="Arial" w:hAnsi="Arial" w:cs="Arial"/>
          <w:color w:val="222222"/>
          <w:sz w:val="21"/>
          <w:szCs w:val="21"/>
          <w:shd w:val="clear" w:color="auto" w:fill="FFFFFF"/>
        </w:rPr>
        <w:t xml:space="preserve"> as a budding entrepreneur</w:t>
      </w:r>
      <w:r w:rsidR="00946B07">
        <w:rPr>
          <w:rFonts w:ascii="Arial" w:hAnsi="Arial" w:cs="Arial"/>
          <w:sz w:val="20"/>
          <w:szCs w:val="20"/>
        </w:rPr>
        <w:t xml:space="preserve">; </w:t>
      </w:r>
      <w:commentRangeEnd w:id="2"/>
      <w:r w:rsidR="00180BC7">
        <w:rPr>
          <w:rStyle w:val="CommentReference"/>
        </w:rPr>
        <w:commentReference w:id="2"/>
      </w:r>
    </w:p>
    <w:p w14:paraId="14EC756B" w14:textId="77777777" w:rsidR="00846FEF" w:rsidRPr="00A33473" w:rsidRDefault="00846FEF" w:rsidP="00A33473">
      <w:pPr>
        <w:rPr>
          <w:rFonts w:ascii="Arial" w:hAnsi="Arial" w:cs="Arial"/>
          <w:sz w:val="20"/>
          <w:szCs w:val="20"/>
        </w:rPr>
      </w:pPr>
      <w:r w:rsidRPr="00A33473">
        <w:rPr>
          <w:rFonts w:ascii="Arial" w:hAnsi="Arial" w:cs="Arial"/>
          <w:sz w:val="20"/>
          <w:szCs w:val="20"/>
        </w:rPr>
        <w:t xml:space="preserve">According to previous findings by World Wide </w:t>
      </w:r>
      <w:proofErr w:type="spellStart"/>
      <w:r w:rsidRPr="00A33473">
        <w:rPr>
          <w:rFonts w:ascii="Arial" w:hAnsi="Arial" w:cs="Arial"/>
          <w:sz w:val="20"/>
          <w:szCs w:val="20"/>
        </w:rPr>
        <w:t>Worx</w:t>
      </w:r>
      <w:proofErr w:type="spellEnd"/>
      <w:r w:rsidRPr="00A33473">
        <w:rPr>
          <w:rFonts w:ascii="Arial" w:hAnsi="Arial" w:cs="Arial"/>
          <w:sz w:val="20"/>
          <w:szCs w:val="20"/>
        </w:rPr>
        <w:t>, there are an estimated 650,000 small businesses in South Africa, employing around 7.8 million people.</w:t>
      </w:r>
    </w:p>
    <w:p w14:paraId="4E613C5F" w14:textId="77777777" w:rsidR="00846FEF" w:rsidRPr="00A33473" w:rsidRDefault="00846FEF" w:rsidP="00A33473">
      <w:pPr>
        <w:rPr>
          <w:rFonts w:ascii="Arial" w:hAnsi="Arial" w:cs="Arial"/>
          <w:sz w:val="20"/>
          <w:szCs w:val="20"/>
        </w:rPr>
      </w:pPr>
      <w:r w:rsidRPr="00A33473">
        <w:rPr>
          <w:rFonts w:ascii="Arial" w:hAnsi="Arial" w:cs="Arial"/>
          <w:sz w:val="20"/>
          <w:szCs w:val="20"/>
        </w:rPr>
        <w:t>Estimates place the GDP contribution of small businesses at 52% and 61%.</w:t>
      </w:r>
    </w:p>
    <w:p w14:paraId="0355F2B0" w14:textId="77777777" w:rsidR="00952279" w:rsidRPr="00A33473" w:rsidRDefault="00952279" w:rsidP="00A33473">
      <w:pPr>
        <w:rPr>
          <w:rFonts w:ascii="Arial" w:hAnsi="Arial" w:cs="Arial"/>
          <w:sz w:val="20"/>
          <w:szCs w:val="20"/>
        </w:rPr>
      </w:pPr>
      <w:commentRangeStart w:id="4"/>
      <w:r w:rsidRPr="00A33473">
        <w:rPr>
          <w:b/>
          <w:bCs/>
          <w:sz w:val="20"/>
          <w:szCs w:val="20"/>
        </w:rPr>
        <w:t>1. The majority of small business owners are self-funded</w:t>
      </w:r>
    </w:p>
    <w:p w14:paraId="134C0C2D" w14:textId="77777777" w:rsidR="00952279" w:rsidRPr="00A33473" w:rsidRDefault="00952279" w:rsidP="00A33473">
      <w:pPr>
        <w:rPr>
          <w:rFonts w:ascii="Arial" w:hAnsi="Arial" w:cs="Arial"/>
          <w:sz w:val="20"/>
          <w:szCs w:val="20"/>
        </w:rPr>
      </w:pPr>
      <w:r w:rsidRPr="00A33473">
        <w:rPr>
          <w:rFonts w:ascii="Arial" w:hAnsi="Arial" w:cs="Arial"/>
          <w:sz w:val="20"/>
          <w:szCs w:val="20"/>
        </w:rPr>
        <w:t>63% of small business owners report using personal savings while 20% found investment or a loan from a family member, partner or friend. Only 6% turned to business angels or venture capitalists.</w:t>
      </w:r>
    </w:p>
    <w:p w14:paraId="677BE3B3" w14:textId="77777777" w:rsidR="00952279" w:rsidRPr="00A33473" w:rsidRDefault="00952279" w:rsidP="00A33473">
      <w:pPr>
        <w:rPr>
          <w:rFonts w:ascii="Arial" w:hAnsi="Arial" w:cs="Arial"/>
          <w:sz w:val="20"/>
          <w:szCs w:val="20"/>
        </w:rPr>
      </w:pPr>
      <w:r w:rsidRPr="00A33473">
        <w:rPr>
          <w:b/>
          <w:bCs/>
          <w:sz w:val="20"/>
          <w:szCs w:val="20"/>
        </w:rPr>
        <w:t>2. Initial start-up funding is below R100,000</w:t>
      </w:r>
    </w:p>
    <w:p w14:paraId="16DB4390" w14:textId="77777777" w:rsidR="00952279" w:rsidRPr="00A33473" w:rsidRDefault="00952279" w:rsidP="00A33473">
      <w:pPr>
        <w:rPr>
          <w:rFonts w:ascii="Arial" w:hAnsi="Arial" w:cs="Arial"/>
          <w:sz w:val="20"/>
          <w:szCs w:val="20"/>
        </w:rPr>
      </w:pPr>
      <w:commentRangeStart w:id="5"/>
      <w:r w:rsidRPr="00A33473">
        <w:rPr>
          <w:rFonts w:ascii="Arial" w:hAnsi="Arial" w:cs="Arial"/>
          <w:sz w:val="20"/>
          <w:szCs w:val="20"/>
        </w:rPr>
        <w:t>The initial start-up funding required was below R100</w:t>
      </w:r>
      <w:proofErr w:type="gramStart"/>
      <w:r w:rsidRPr="00A33473">
        <w:rPr>
          <w:rFonts w:ascii="Arial" w:hAnsi="Arial" w:cs="Arial"/>
          <w:sz w:val="20"/>
          <w:szCs w:val="20"/>
        </w:rPr>
        <w:t>,000</w:t>
      </w:r>
      <w:proofErr w:type="gramEnd"/>
      <w:r w:rsidRPr="00A33473">
        <w:rPr>
          <w:rFonts w:ascii="Arial" w:hAnsi="Arial" w:cs="Arial"/>
          <w:sz w:val="20"/>
          <w:szCs w:val="20"/>
        </w:rPr>
        <w:t xml:space="preserve"> for more than half (62%) of businesses surveyed, with only 4% raising more than R1,000,000, the report said.</w:t>
      </w:r>
      <w:commentRangeEnd w:id="5"/>
      <w:r w:rsidR="00E472A2">
        <w:rPr>
          <w:rStyle w:val="CommentReference"/>
        </w:rPr>
        <w:commentReference w:id="5"/>
      </w:r>
    </w:p>
    <w:p w14:paraId="74BBB69D" w14:textId="77777777" w:rsidR="00952279" w:rsidRPr="00A33473" w:rsidRDefault="00952279" w:rsidP="00A33473">
      <w:pPr>
        <w:rPr>
          <w:rFonts w:ascii="Arial" w:hAnsi="Arial" w:cs="Arial"/>
          <w:sz w:val="20"/>
          <w:szCs w:val="20"/>
        </w:rPr>
      </w:pPr>
      <w:r w:rsidRPr="00A33473">
        <w:rPr>
          <w:b/>
          <w:bCs/>
          <w:sz w:val="20"/>
          <w:szCs w:val="20"/>
        </w:rPr>
        <w:t>3. Small business owners are not big on ‘the cloud’</w:t>
      </w:r>
    </w:p>
    <w:p w14:paraId="605993ED" w14:textId="77777777" w:rsidR="00952279" w:rsidRPr="00A33473" w:rsidRDefault="00952279" w:rsidP="00A33473">
      <w:pPr>
        <w:rPr>
          <w:rFonts w:ascii="Arial" w:hAnsi="Arial" w:cs="Arial"/>
          <w:sz w:val="20"/>
          <w:szCs w:val="20"/>
        </w:rPr>
      </w:pPr>
      <w:r w:rsidRPr="00A33473">
        <w:rPr>
          <w:rFonts w:ascii="Arial" w:hAnsi="Arial" w:cs="Arial"/>
          <w:sz w:val="20"/>
          <w:szCs w:val="20"/>
        </w:rPr>
        <w:t>When it comes to financial management, over half (51%) the small business owners surveyed use desktop accounting tools, and over a third still manage their finances manually. Only 8% have moved on to cloud accounting software.</w:t>
      </w:r>
    </w:p>
    <w:p w14:paraId="678CE4B4" w14:textId="77777777" w:rsidR="00952279" w:rsidRPr="00A33473" w:rsidRDefault="00952279" w:rsidP="00A33473">
      <w:pPr>
        <w:rPr>
          <w:rFonts w:ascii="Arial" w:hAnsi="Arial" w:cs="Arial"/>
          <w:sz w:val="20"/>
          <w:szCs w:val="20"/>
        </w:rPr>
      </w:pPr>
      <w:r w:rsidRPr="00A33473">
        <w:rPr>
          <w:b/>
          <w:bCs/>
          <w:sz w:val="20"/>
          <w:szCs w:val="20"/>
        </w:rPr>
        <w:t>4. Cash flow is a big worry</w:t>
      </w:r>
    </w:p>
    <w:p w14:paraId="232EC607" w14:textId="77777777" w:rsidR="00952279" w:rsidRPr="00A33473" w:rsidRDefault="00952279" w:rsidP="00A33473">
      <w:pPr>
        <w:rPr>
          <w:rFonts w:ascii="Arial" w:hAnsi="Arial" w:cs="Arial"/>
          <w:sz w:val="20"/>
          <w:szCs w:val="20"/>
        </w:rPr>
      </w:pPr>
      <w:r w:rsidRPr="00A33473">
        <w:rPr>
          <w:rFonts w:ascii="Arial" w:hAnsi="Arial" w:cs="Arial"/>
          <w:sz w:val="20"/>
          <w:szCs w:val="20"/>
        </w:rPr>
        <w:t>While 41% of business owners said they had no cash-flow worries, a big chunk of responding owners (38%) said that they were hit with unexpected cash flow issues – from late-paying clients, to unforeseen slumps in sales.</w:t>
      </w:r>
    </w:p>
    <w:p w14:paraId="546FBEF4" w14:textId="77777777" w:rsidR="00952279" w:rsidRPr="00A33473" w:rsidRDefault="00952279" w:rsidP="00A33473">
      <w:pPr>
        <w:rPr>
          <w:rFonts w:ascii="Arial" w:hAnsi="Arial" w:cs="Arial"/>
          <w:sz w:val="20"/>
          <w:szCs w:val="20"/>
        </w:rPr>
      </w:pPr>
      <w:r w:rsidRPr="00A33473">
        <w:rPr>
          <w:b/>
          <w:bCs/>
          <w:sz w:val="20"/>
          <w:szCs w:val="20"/>
        </w:rPr>
        <w:t>5. Small businesses are super successful</w:t>
      </w:r>
    </w:p>
    <w:p w14:paraId="5DFD6A42" w14:textId="77777777" w:rsidR="00952279" w:rsidRPr="00A33473" w:rsidRDefault="00952279" w:rsidP="00A33473">
      <w:pPr>
        <w:rPr>
          <w:rFonts w:ascii="Arial" w:hAnsi="Arial" w:cs="Arial"/>
          <w:sz w:val="20"/>
          <w:szCs w:val="20"/>
        </w:rPr>
      </w:pPr>
      <w:r w:rsidRPr="00A33473">
        <w:rPr>
          <w:rFonts w:ascii="Arial" w:hAnsi="Arial" w:cs="Arial"/>
          <w:sz w:val="20"/>
          <w:szCs w:val="20"/>
        </w:rPr>
        <w:t>A massive 94% of businesses surveyed said that they were profitable, with more than a third (37%) saying they were profitable from the start. Three quarters of business owners believe they are making more money than they would have working for someone else.</w:t>
      </w:r>
    </w:p>
    <w:p w14:paraId="5DE25B17" w14:textId="77777777" w:rsidR="00952279" w:rsidRPr="00A33473" w:rsidRDefault="00952279" w:rsidP="00A33473">
      <w:pPr>
        <w:rPr>
          <w:rFonts w:ascii="Arial" w:hAnsi="Arial" w:cs="Arial"/>
          <w:sz w:val="20"/>
          <w:szCs w:val="20"/>
        </w:rPr>
      </w:pPr>
      <w:r w:rsidRPr="00A33473">
        <w:rPr>
          <w:b/>
          <w:bCs/>
          <w:sz w:val="20"/>
          <w:szCs w:val="20"/>
        </w:rPr>
        <w:t>6. Running a business means sacrificing time off</w:t>
      </w:r>
    </w:p>
    <w:p w14:paraId="4FCD5786" w14:textId="74FEEF30" w:rsidR="00952279" w:rsidRPr="00A33473" w:rsidRDefault="00952279" w:rsidP="00A33473">
      <w:pPr>
        <w:rPr>
          <w:rFonts w:ascii="Arial" w:hAnsi="Arial" w:cs="Arial"/>
          <w:sz w:val="20"/>
          <w:szCs w:val="20"/>
        </w:rPr>
      </w:pPr>
      <w:r w:rsidRPr="00A33473">
        <w:rPr>
          <w:rFonts w:ascii="Arial" w:hAnsi="Arial" w:cs="Arial"/>
          <w:sz w:val="20"/>
          <w:szCs w:val="20"/>
        </w:rPr>
        <w:t xml:space="preserve">95% of business owners said they worked more than 8 hours a day, with 27% saying they never take time off – working every day of the year. Only 4% of </w:t>
      </w:r>
      <w:del w:id="6" w:author="Duduzile Ramela" w:date="2017-07-04T14:17:00Z">
        <w:r w:rsidRPr="00A33473" w:rsidDel="00180BC7">
          <w:rPr>
            <w:rFonts w:ascii="Arial" w:hAnsi="Arial" w:cs="Arial"/>
            <w:sz w:val="20"/>
            <w:szCs w:val="20"/>
          </w:rPr>
          <w:delText>of</w:delText>
        </w:r>
      </w:del>
      <w:r w:rsidRPr="00A33473">
        <w:rPr>
          <w:rFonts w:ascii="Arial" w:hAnsi="Arial" w:cs="Arial"/>
          <w:sz w:val="20"/>
          <w:szCs w:val="20"/>
        </w:rPr>
        <w:t xml:space="preserve"> business owners said they worked less than 8 hours a day.</w:t>
      </w:r>
    </w:p>
    <w:p w14:paraId="13A3852D" w14:textId="77777777" w:rsidR="00952279" w:rsidRPr="00A33473" w:rsidRDefault="00952279" w:rsidP="00A33473">
      <w:pPr>
        <w:rPr>
          <w:rFonts w:ascii="Arial" w:hAnsi="Arial" w:cs="Arial"/>
          <w:sz w:val="20"/>
          <w:szCs w:val="20"/>
        </w:rPr>
      </w:pPr>
      <w:r w:rsidRPr="00A33473">
        <w:rPr>
          <w:b/>
          <w:bCs/>
          <w:sz w:val="20"/>
          <w:szCs w:val="20"/>
        </w:rPr>
        <w:t>7. The biggest challenge is the competition</w:t>
      </w:r>
    </w:p>
    <w:p w14:paraId="0338CC7E" w14:textId="77777777" w:rsidR="00952279" w:rsidRPr="00A33473" w:rsidRDefault="00952279" w:rsidP="00A33473">
      <w:pPr>
        <w:rPr>
          <w:rFonts w:ascii="Arial" w:hAnsi="Arial" w:cs="Arial"/>
          <w:sz w:val="20"/>
          <w:szCs w:val="20"/>
        </w:rPr>
      </w:pPr>
      <w:r w:rsidRPr="00A33473">
        <w:rPr>
          <w:rFonts w:ascii="Arial" w:hAnsi="Arial" w:cs="Arial"/>
          <w:sz w:val="20"/>
          <w:szCs w:val="20"/>
        </w:rPr>
        <w:t>Business owners cited competition from other business as the biggest challenge they face – though access to funding was another challenge worth noting. Keeping ahead of competitors was cited as the thing most likely to keep small business owners up at night.</w:t>
      </w:r>
    </w:p>
    <w:p w14:paraId="3509B9A4" w14:textId="77777777" w:rsidR="00952279" w:rsidRPr="00A33473" w:rsidRDefault="00952279" w:rsidP="00A33473">
      <w:pPr>
        <w:rPr>
          <w:rFonts w:ascii="Arial" w:hAnsi="Arial" w:cs="Arial"/>
          <w:sz w:val="20"/>
          <w:szCs w:val="20"/>
        </w:rPr>
      </w:pPr>
      <w:r w:rsidRPr="00A33473">
        <w:rPr>
          <w:b/>
          <w:bCs/>
          <w:sz w:val="20"/>
          <w:szCs w:val="20"/>
        </w:rPr>
        <w:t>8. Small business embrace technology</w:t>
      </w:r>
    </w:p>
    <w:p w14:paraId="5123A770" w14:textId="77777777" w:rsidR="00952279" w:rsidRPr="00A33473" w:rsidRDefault="00952279" w:rsidP="00A33473">
      <w:pPr>
        <w:rPr>
          <w:rFonts w:ascii="Arial" w:hAnsi="Arial" w:cs="Arial"/>
          <w:sz w:val="20"/>
          <w:szCs w:val="20"/>
        </w:rPr>
      </w:pPr>
      <w:r w:rsidRPr="00A33473">
        <w:rPr>
          <w:rFonts w:ascii="Arial" w:hAnsi="Arial" w:cs="Arial"/>
          <w:sz w:val="20"/>
          <w:szCs w:val="20"/>
        </w:rPr>
        <w:lastRenderedPageBreak/>
        <w:t>Two-thirds of small business owners said that technology was very important or essential for their business operations, with smart devices and apps making their lives and the running of their businesses easier. Only a small portion of businesses (29%) generate income online, though, with 49% of businesses opting for traditional brick and mortar.</w:t>
      </w:r>
    </w:p>
    <w:p w14:paraId="5FDB62E1" w14:textId="77777777" w:rsidR="00952279" w:rsidRPr="00A33473" w:rsidRDefault="00952279" w:rsidP="00A33473">
      <w:pPr>
        <w:rPr>
          <w:rFonts w:ascii="Arial" w:hAnsi="Arial" w:cs="Arial"/>
          <w:sz w:val="20"/>
          <w:szCs w:val="20"/>
        </w:rPr>
      </w:pPr>
      <w:r w:rsidRPr="00A33473">
        <w:rPr>
          <w:b/>
          <w:bCs/>
          <w:sz w:val="20"/>
          <w:szCs w:val="20"/>
        </w:rPr>
        <w:t>9. SMEs are surprisingly positive about the economy</w:t>
      </w:r>
    </w:p>
    <w:p w14:paraId="7E6D40DA" w14:textId="77777777" w:rsidR="00952279" w:rsidRPr="00A33473" w:rsidRDefault="00952279" w:rsidP="00A33473">
      <w:pPr>
        <w:rPr>
          <w:rFonts w:ascii="Arial" w:hAnsi="Arial" w:cs="Arial"/>
          <w:sz w:val="20"/>
          <w:szCs w:val="20"/>
        </w:rPr>
      </w:pPr>
      <w:r w:rsidRPr="00A33473">
        <w:rPr>
          <w:rFonts w:ascii="Arial" w:hAnsi="Arial" w:cs="Arial"/>
          <w:sz w:val="20"/>
          <w:szCs w:val="20"/>
        </w:rPr>
        <w:t>Small business owners were bullish about the South African economy, with more than half (58%) expecting the country’s economy to grow in the next year (versus 12% who expect it to shrink). Economic growth was the thing businesses were most looking forward to, and along with it, increased consumer demand and possible tax breaks from government.</w:t>
      </w:r>
    </w:p>
    <w:p w14:paraId="224E7A03" w14:textId="3B95580D" w:rsidR="00F2190D" w:rsidRDefault="00F2190D" w:rsidP="00F2190D">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t>Warren Buffet Tips:</w:t>
      </w:r>
    </w:p>
    <w:p w14:paraId="6B5FC11D" w14:textId="0C0B5388" w:rsidR="00F2190D" w:rsidRDefault="00F2190D" w:rsidP="00F2190D">
      <w:pPr>
        <w:rPr>
          <w:rFonts w:ascii="Arial" w:hAnsi="Arial" w:cs="Arial"/>
          <w:sz w:val="20"/>
          <w:szCs w:val="20"/>
        </w:rPr>
      </w:pPr>
      <w:r>
        <w:rPr>
          <w:rFonts w:ascii="Arial" w:hAnsi="Arial" w:cs="Arial"/>
          <w:sz w:val="20"/>
          <w:szCs w:val="20"/>
        </w:rPr>
        <w:tab/>
        <w:t>On Earning: “Never depend on single income. Make investment to create a second source.”</w:t>
      </w:r>
    </w:p>
    <w:p w14:paraId="29903A76" w14:textId="5D035FCB" w:rsidR="00F2190D" w:rsidRDefault="00F2190D" w:rsidP="00F2190D">
      <w:pPr>
        <w:rPr>
          <w:rFonts w:ascii="Arial" w:hAnsi="Arial" w:cs="Arial"/>
          <w:sz w:val="20"/>
          <w:szCs w:val="20"/>
        </w:rPr>
      </w:pPr>
      <w:r>
        <w:rPr>
          <w:rFonts w:ascii="Arial" w:hAnsi="Arial" w:cs="Arial"/>
          <w:sz w:val="20"/>
          <w:szCs w:val="20"/>
        </w:rPr>
        <w:tab/>
        <w:t>On Spending: “If you buy things you do not need, soon you will have to sell things you need.”</w:t>
      </w:r>
    </w:p>
    <w:p w14:paraId="657EE056" w14:textId="7FB82DC4" w:rsidR="00F2190D" w:rsidRDefault="00F2190D" w:rsidP="00F2190D">
      <w:pPr>
        <w:rPr>
          <w:rFonts w:ascii="Arial" w:hAnsi="Arial" w:cs="Arial"/>
          <w:sz w:val="20"/>
          <w:szCs w:val="20"/>
        </w:rPr>
      </w:pPr>
      <w:r>
        <w:rPr>
          <w:rFonts w:ascii="Arial" w:hAnsi="Arial" w:cs="Arial"/>
          <w:sz w:val="20"/>
          <w:szCs w:val="20"/>
        </w:rPr>
        <w:tab/>
        <w:t>On Saving:  “Do not save what is left after spending, but spend what is left after saving.”</w:t>
      </w:r>
    </w:p>
    <w:p w14:paraId="57C0B2B6" w14:textId="25C11D76" w:rsidR="00F2190D" w:rsidRDefault="00F2190D" w:rsidP="00F2190D">
      <w:pPr>
        <w:rPr>
          <w:rFonts w:ascii="Arial" w:hAnsi="Arial" w:cs="Arial"/>
          <w:sz w:val="20"/>
          <w:szCs w:val="20"/>
        </w:rPr>
      </w:pPr>
      <w:r>
        <w:rPr>
          <w:rFonts w:ascii="Arial" w:hAnsi="Arial" w:cs="Arial"/>
          <w:sz w:val="20"/>
          <w:szCs w:val="20"/>
        </w:rPr>
        <w:tab/>
        <w:t xml:space="preserve">On Taking Risk: “Never test the depth of the </w:t>
      </w:r>
      <w:proofErr w:type="gramStart"/>
      <w:r>
        <w:rPr>
          <w:rFonts w:ascii="Arial" w:hAnsi="Arial" w:cs="Arial"/>
          <w:sz w:val="20"/>
          <w:szCs w:val="20"/>
        </w:rPr>
        <w:t>river  with</w:t>
      </w:r>
      <w:proofErr w:type="gramEnd"/>
      <w:r>
        <w:rPr>
          <w:rFonts w:ascii="Arial" w:hAnsi="Arial" w:cs="Arial"/>
          <w:sz w:val="20"/>
          <w:szCs w:val="20"/>
        </w:rPr>
        <w:t xml:space="preserve"> both feet.”</w:t>
      </w:r>
      <w:commentRangeEnd w:id="4"/>
      <w:r w:rsidR="00E472A2">
        <w:rPr>
          <w:rStyle w:val="CommentReference"/>
        </w:rPr>
        <w:commentReference w:id="4"/>
      </w:r>
    </w:p>
    <w:p w14:paraId="405DF9B6" w14:textId="2138FCFF" w:rsidR="00846FEF" w:rsidRDefault="00846FEF" w:rsidP="00D74FB5">
      <w:pPr>
        <w:rPr>
          <w:rFonts w:ascii="Arial" w:hAnsi="Arial" w:cs="Arial"/>
          <w:sz w:val="20"/>
          <w:szCs w:val="20"/>
        </w:rPr>
      </w:pPr>
    </w:p>
    <w:p w14:paraId="7041812C" w14:textId="4FC42070" w:rsidR="00F92D98" w:rsidRDefault="00F92D98" w:rsidP="00D74FB5">
      <w:pPr>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p>
    <w:p w14:paraId="17792F41" w14:textId="6C37C885" w:rsidR="00AD67E8" w:rsidRDefault="00AD67E8" w:rsidP="00AD67E8">
      <w:pPr>
        <w:spacing w:after="0" w:line="240" w:lineRule="auto"/>
        <w:rPr>
          <w:ins w:id="7" w:author="Duduzile Ramela" w:date="2017-07-04T14:32:00Z"/>
        </w:rPr>
      </w:pPr>
      <w:commentRangeStart w:id="8"/>
      <w:proofErr w:type="spellStart"/>
      <w:r>
        <w:rPr>
          <w:rFonts w:ascii="Arial" w:hAnsi="Arial" w:cs="Arial"/>
          <w:sz w:val="20"/>
          <w:szCs w:val="20"/>
        </w:rPr>
        <w:t>Vukasantewaa</w:t>
      </w:r>
      <w:proofErr w:type="spellEnd"/>
      <w:r>
        <w:rPr>
          <w:rFonts w:ascii="Arial" w:hAnsi="Arial" w:cs="Arial"/>
          <w:sz w:val="20"/>
          <w:szCs w:val="20"/>
        </w:rPr>
        <w:t xml:space="preserve"> helps you </w:t>
      </w:r>
      <w:r>
        <w:t xml:space="preserve">build your company profile to create an online presence that will showcase the expertise your company offers, </w:t>
      </w:r>
      <w:r w:rsidR="0077242E">
        <w:t>and</w:t>
      </w:r>
      <w:r>
        <w:t xml:space="preserve"> provides you with the opportunity to network with potential business partners and investors. </w:t>
      </w:r>
      <w:del w:id="9" w:author="Duduzile Ramela" w:date="2017-07-04T14:32:00Z">
        <w:r w:rsidDel="00CB10E9">
          <w:delText xml:space="preserve">The following features are provided by </w:delText>
        </w:r>
        <w:r w:rsidR="0077242E" w:rsidDel="00CB10E9">
          <w:delText>Vukasantewaa</w:delText>
        </w:r>
        <w:r w:rsidDel="00CB10E9">
          <w:delText>:</w:delText>
        </w:r>
      </w:del>
    </w:p>
    <w:p w14:paraId="33147C85" w14:textId="36BE4999" w:rsidR="00CB10E9" w:rsidRPr="00525199" w:rsidRDefault="00CB10E9" w:rsidP="00AD67E8">
      <w:pPr>
        <w:spacing w:after="0" w:line="240" w:lineRule="auto"/>
      </w:pPr>
      <w:ins w:id="10" w:author="Duduzile Ramela" w:date="2017-07-04T14:32:00Z">
        <w:r>
          <w:t>This is how we do it:</w:t>
        </w:r>
      </w:ins>
    </w:p>
    <w:p w14:paraId="1F169699" w14:textId="77777777" w:rsidR="00AD67E8" w:rsidRPr="00525199" w:rsidRDefault="00AD67E8" w:rsidP="00AD67E8">
      <w:pPr>
        <w:numPr>
          <w:ilvl w:val="1"/>
          <w:numId w:val="2"/>
        </w:numPr>
        <w:spacing w:after="0" w:line="240" w:lineRule="auto"/>
      </w:pPr>
      <w:r w:rsidRPr="00525199">
        <w:t>Create a wish-list of what the company intends i.e. company goals, service offering and target market.</w:t>
      </w:r>
    </w:p>
    <w:p w14:paraId="409C3816" w14:textId="3D1A55A3" w:rsidR="00AD67E8" w:rsidRDefault="00AD67E8" w:rsidP="00AD67E8">
      <w:pPr>
        <w:numPr>
          <w:ilvl w:val="1"/>
          <w:numId w:val="2"/>
        </w:numPr>
        <w:spacing w:after="0" w:line="240" w:lineRule="auto"/>
      </w:pPr>
      <w:r w:rsidRPr="00525199">
        <w:t>Register their BBEE sc</w:t>
      </w:r>
      <w:r>
        <w:t>ores and through the application</w:t>
      </w:r>
      <w:ins w:id="11" w:author="Duduzile Ramela" w:date="2017-07-04T14:33:00Z">
        <w:r w:rsidR="00CB10E9">
          <w:t>.</w:t>
        </w:r>
      </w:ins>
    </w:p>
    <w:p w14:paraId="442068ED" w14:textId="77777777" w:rsidR="00AD67E8" w:rsidRPr="00525199" w:rsidRDefault="00AD67E8" w:rsidP="00AD67E8">
      <w:pPr>
        <w:numPr>
          <w:ilvl w:val="1"/>
          <w:numId w:val="2"/>
        </w:numPr>
        <w:spacing w:after="0" w:line="240" w:lineRule="auto"/>
      </w:pPr>
      <w:r>
        <w:t>N</w:t>
      </w:r>
      <w:r w:rsidRPr="00525199">
        <w:t>etwork with similar minded individuals.</w:t>
      </w:r>
      <w:commentRangeEnd w:id="8"/>
      <w:r w:rsidR="00E472A2">
        <w:rPr>
          <w:rStyle w:val="CommentReference"/>
        </w:rPr>
        <w:commentReference w:id="8"/>
      </w:r>
    </w:p>
    <w:p w14:paraId="2A662A22" w14:textId="61C9A34B" w:rsidR="00AD67E8" w:rsidRDefault="00AD67E8" w:rsidP="00D74FB5">
      <w:pPr>
        <w:rPr>
          <w:rFonts w:ascii="Arial" w:hAnsi="Arial" w:cs="Arial"/>
          <w:sz w:val="20"/>
          <w:szCs w:val="20"/>
        </w:rPr>
      </w:pPr>
    </w:p>
    <w:p w14:paraId="0F8A6CCF" w14:textId="4C7CFEA4" w:rsidR="0077242E" w:rsidRDefault="0077242E" w:rsidP="00D74FB5">
      <w:pPr>
        <w:rPr>
          <w:rFonts w:ascii="Arial" w:hAnsi="Arial" w:cs="Arial"/>
          <w:sz w:val="20"/>
          <w:szCs w:val="20"/>
        </w:rPr>
      </w:pPr>
    </w:p>
    <w:p w14:paraId="7241B151" w14:textId="5D3C652A" w:rsidR="0077242E" w:rsidRDefault="0077242E" w:rsidP="00D74FB5">
      <w:pPr>
        <w:rPr>
          <w:rFonts w:ascii="Arial" w:hAnsi="Arial" w:cs="Arial"/>
          <w:sz w:val="20"/>
          <w:szCs w:val="20"/>
        </w:rPr>
      </w:pPr>
    </w:p>
    <w:p w14:paraId="7101D618" w14:textId="77777777" w:rsidR="0077242E" w:rsidRPr="0077242E" w:rsidRDefault="0077242E" w:rsidP="00D74FB5">
      <w:pPr>
        <w:rPr>
          <w:rFonts w:ascii="Arial" w:hAnsi="Arial" w:cs="Arial"/>
          <w:sz w:val="32"/>
          <w:szCs w:val="32"/>
        </w:rPr>
      </w:pPr>
    </w:p>
    <w:p w14:paraId="2C6B329E" w14:textId="77777777" w:rsidR="00563849" w:rsidRDefault="00563849" w:rsidP="00563849">
      <w:pPr>
        <w:rPr>
          <w:rFonts w:ascii="Arial" w:hAnsi="Arial" w:cs="Arial"/>
          <w:sz w:val="20"/>
          <w:szCs w:val="20"/>
        </w:rPr>
      </w:pPr>
      <w:commentRangeStart w:id="12"/>
      <w:r w:rsidRPr="0077242E">
        <w:rPr>
          <w:rFonts w:ascii="Arial" w:hAnsi="Arial" w:cs="Arial"/>
          <w:b/>
          <w:sz w:val="32"/>
          <w:szCs w:val="32"/>
        </w:rPr>
        <w:t>Search for a job:</w:t>
      </w:r>
      <w:r>
        <w:rPr>
          <w:rFonts w:ascii="Arial" w:hAnsi="Arial" w:cs="Arial"/>
          <w:sz w:val="20"/>
          <w:szCs w:val="20"/>
        </w:rPr>
        <w:t xml:space="preserve">  Are you passionate about you career? Ready to take on a new challenge, climb the corporate ladder and be the best in your field? The journey starts now, find the perfect job for yourself here:</w:t>
      </w:r>
      <w:commentRangeEnd w:id="12"/>
      <w:r w:rsidR="00CB10E9">
        <w:rPr>
          <w:rStyle w:val="CommentReference"/>
        </w:rPr>
        <w:commentReference w:id="12"/>
      </w:r>
    </w:p>
    <w:p w14:paraId="5515D1A3" w14:textId="41C11332" w:rsidR="0077242E" w:rsidRDefault="00563849" w:rsidP="00946B07">
      <w:pPr>
        <w:rPr>
          <w:rFonts w:ascii="Arial" w:hAnsi="Arial" w:cs="Arial"/>
          <w:sz w:val="20"/>
          <w:szCs w:val="20"/>
        </w:rPr>
      </w:pPr>
      <w:r>
        <w:rPr>
          <w:rFonts w:ascii="Arial" w:hAnsi="Arial" w:cs="Arial"/>
          <w:sz w:val="20"/>
          <w:szCs w:val="20"/>
        </w:rPr>
        <w:t>&gt;&gt;</w:t>
      </w:r>
      <w:r w:rsidR="0077242E">
        <w:rPr>
          <w:rFonts w:ascii="Arial" w:hAnsi="Arial" w:cs="Arial"/>
          <w:sz w:val="20"/>
          <w:szCs w:val="20"/>
        </w:rPr>
        <w:t>&gt;</w:t>
      </w:r>
    </w:p>
    <w:p w14:paraId="028848A9" w14:textId="77777777" w:rsidR="00373363" w:rsidRDefault="00373363" w:rsidP="00946B07">
      <w:pPr>
        <w:rPr>
          <w:rFonts w:ascii="Arial" w:hAnsi="Arial" w:cs="Arial"/>
          <w:sz w:val="20"/>
          <w:szCs w:val="20"/>
        </w:rPr>
      </w:pPr>
    </w:p>
    <w:p w14:paraId="2781B031" w14:textId="756576A6" w:rsidR="00CA3FC2" w:rsidRDefault="00CA3FC2" w:rsidP="00946B07">
      <w:pPr>
        <w:rPr>
          <w:rFonts w:ascii="Arial" w:hAnsi="Arial" w:cs="Arial"/>
          <w:color w:val="222222"/>
          <w:sz w:val="21"/>
          <w:szCs w:val="21"/>
          <w:shd w:val="clear" w:color="auto" w:fill="FFFFFF"/>
        </w:rPr>
      </w:pPr>
      <w:commentRangeStart w:id="13"/>
      <w:proofErr w:type="spellStart"/>
      <w:r>
        <w:rPr>
          <w:rFonts w:ascii="Arial" w:hAnsi="Arial" w:cs="Arial"/>
          <w:color w:val="222222"/>
          <w:sz w:val="21"/>
          <w:szCs w:val="21"/>
          <w:shd w:val="clear" w:color="auto" w:fill="FFFFFF"/>
        </w:rPr>
        <w:t>Yaa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Asantewaa</w:t>
      </w:r>
      <w:proofErr w:type="spellEnd"/>
      <w:r w:rsidR="0077242E">
        <w:rPr>
          <w:rFonts w:ascii="Arial" w:hAnsi="Arial" w:cs="Arial"/>
          <w:color w:val="222222"/>
          <w:sz w:val="21"/>
          <w:szCs w:val="21"/>
          <w:shd w:val="clear" w:color="auto" w:fill="FFFFFF"/>
        </w:rPr>
        <w:t xml:space="preserve"> fierce and conquering, was also a mother of a nation, whose maternal instincts drove her to protect her people and mostly to provide and secure a future for her nation. </w:t>
      </w:r>
      <w:r w:rsidR="009658CA">
        <w:rPr>
          <w:rFonts w:ascii="Arial" w:hAnsi="Arial" w:cs="Arial"/>
          <w:color w:val="222222"/>
          <w:sz w:val="21"/>
          <w:szCs w:val="21"/>
          <w:shd w:val="clear" w:color="auto" w:fill="FFFFFF"/>
        </w:rPr>
        <w:t xml:space="preserve">We as </w:t>
      </w:r>
      <w:proofErr w:type="spellStart"/>
      <w:r>
        <w:rPr>
          <w:rFonts w:ascii="Arial" w:hAnsi="Arial" w:cs="Arial"/>
          <w:color w:val="222222"/>
          <w:sz w:val="21"/>
          <w:szCs w:val="21"/>
          <w:shd w:val="clear" w:color="auto" w:fill="FFFFFF"/>
        </w:rPr>
        <w:t>Vukasantewaa</w:t>
      </w:r>
      <w:proofErr w:type="spellEnd"/>
      <w:r>
        <w:rPr>
          <w:rFonts w:ascii="Arial" w:hAnsi="Arial" w:cs="Arial"/>
          <w:color w:val="222222"/>
          <w:sz w:val="21"/>
          <w:szCs w:val="21"/>
          <w:shd w:val="clear" w:color="auto" w:fill="FFFFFF"/>
        </w:rPr>
        <w:t xml:space="preserve"> continue her legacy by providing </w:t>
      </w:r>
      <w:r w:rsidR="009658CA">
        <w:rPr>
          <w:rFonts w:ascii="Arial" w:hAnsi="Arial" w:cs="Arial"/>
          <w:color w:val="222222"/>
          <w:sz w:val="21"/>
          <w:szCs w:val="21"/>
          <w:shd w:val="clear" w:color="auto" w:fill="FFFFFF"/>
        </w:rPr>
        <w:t>guidance</w:t>
      </w:r>
      <w:r w:rsidR="0077242E">
        <w:rPr>
          <w:rFonts w:ascii="Arial" w:hAnsi="Arial" w:cs="Arial"/>
          <w:color w:val="222222"/>
          <w:sz w:val="21"/>
          <w:szCs w:val="21"/>
          <w:shd w:val="clear" w:color="auto" w:fill="FFFFFF"/>
        </w:rPr>
        <w:t xml:space="preserve"> for the youth of South Africa</w:t>
      </w:r>
      <w:r>
        <w:rPr>
          <w:rFonts w:ascii="Arial" w:hAnsi="Arial" w:cs="Arial"/>
          <w:color w:val="222222"/>
          <w:sz w:val="21"/>
          <w:szCs w:val="21"/>
          <w:shd w:val="clear" w:color="auto" w:fill="FFFFFF"/>
        </w:rPr>
        <w:t xml:space="preserve"> seeking employment</w:t>
      </w:r>
      <w:r w:rsidR="0077242E">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by providing </w:t>
      </w:r>
      <w:r w:rsidR="0077242E">
        <w:rPr>
          <w:rFonts w:ascii="Arial" w:hAnsi="Arial" w:cs="Arial"/>
          <w:color w:val="222222"/>
          <w:sz w:val="21"/>
          <w:szCs w:val="21"/>
          <w:shd w:val="clear" w:color="auto" w:fill="FFFFFF"/>
        </w:rPr>
        <w:t>them</w:t>
      </w:r>
      <w:r>
        <w:rPr>
          <w:rFonts w:ascii="Arial" w:hAnsi="Arial" w:cs="Arial"/>
          <w:color w:val="222222"/>
          <w:sz w:val="21"/>
          <w:szCs w:val="21"/>
          <w:shd w:val="clear" w:color="auto" w:fill="FFFFFF"/>
        </w:rPr>
        <w:t xml:space="preserve"> with the best information to</w:t>
      </w:r>
      <w:r w:rsidR="0077242E">
        <w:rPr>
          <w:rFonts w:ascii="Arial" w:hAnsi="Arial" w:cs="Arial"/>
          <w:color w:val="222222"/>
          <w:sz w:val="21"/>
          <w:szCs w:val="21"/>
          <w:shd w:val="clear" w:color="auto" w:fill="FFFFFF"/>
        </w:rPr>
        <w:t xml:space="preserve"> help</w:t>
      </w:r>
      <w:r>
        <w:rPr>
          <w:rFonts w:ascii="Arial" w:hAnsi="Arial" w:cs="Arial"/>
          <w:color w:val="222222"/>
          <w:sz w:val="21"/>
          <w:szCs w:val="21"/>
          <w:shd w:val="clear" w:color="auto" w:fill="FFFFFF"/>
        </w:rPr>
        <w:t xml:space="preserve"> guide the</w:t>
      </w:r>
      <w:r w:rsidR="0077242E">
        <w:rPr>
          <w:rFonts w:ascii="Arial" w:hAnsi="Arial" w:cs="Arial"/>
          <w:color w:val="222222"/>
          <w:sz w:val="21"/>
          <w:szCs w:val="21"/>
          <w:shd w:val="clear" w:color="auto" w:fill="FFFFFF"/>
        </w:rPr>
        <w:t xml:space="preserve">m as they make their career </w:t>
      </w:r>
      <w:r w:rsidR="00373363">
        <w:rPr>
          <w:rFonts w:ascii="Arial" w:hAnsi="Arial" w:cs="Arial"/>
          <w:color w:val="222222"/>
          <w:sz w:val="21"/>
          <w:szCs w:val="21"/>
          <w:shd w:val="clear" w:color="auto" w:fill="FFFFFF"/>
        </w:rPr>
        <w:t>choices.</w:t>
      </w:r>
      <w:commentRangeEnd w:id="13"/>
      <w:r w:rsidR="00CB10E9">
        <w:rPr>
          <w:rStyle w:val="CommentReference"/>
        </w:rPr>
        <w:commentReference w:id="13"/>
      </w:r>
    </w:p>
    <w:p w14:paraId="5085AD0C" w14:textId="334C912F" w:rsidR="00AE03E2" w:rsidRDefault="00AE03E2" w:rsidP="00946B07">
      <w:pPr>
        <w:rPr>
          <w:rFonts w:ascii="Arial" w:hAnsi="Arial" w:cs="Arial"/>
          <w:color w:val="222222"/>
          <w:sz w:val="21"/>
          <w:szCs w:val="21"/>
          <w:shd w:val="clear" w:color="auto" w:fill="FFFFFF"/>
        </w:rPr>
      </w:pPr>
    </w:p>
    <w:p w14:paraId="1B6A7A2A" w14:textId="5EDD58AD" w:rsidR="00AE03E2" w:rsidRDefault="00AE03E2" w:rsidP="00946B07">
      <w:pPr>
        <w:rPr>
          <w:rFonts w:ascii="Arial" w:hAnsi="Arial" w:cs="Arial"/>
          <w:color w:val="222222"/>
          <w:sz w:val="21"/>
          <w:szCs w:val="21"/>
          <w:shd w:val="clear" w:color="auto" w:fill="FFFFFF"/>
        </w:rPr>
      </w:pPr>
    </w:p>
    <w:p w14:paraId="6C9FC042" w14:textId="77777777" w:rsidR="00AE03E2" w:rsidRDefault="00AE03E2" w:rsidP="00946B07">
      <w:pPr>
        <w:rPr>
          <w:rFonts w:ascii="Arial" w:hAnsi="Arial" w:cs="Arial"/>
          <w:color w:val="222222"/>
          <w:sz w:val="21"/>
          <w:szCs w:val="21"/>
          <w:shd w:val="clear" w:color="auto" w:fill="FFFFFF"/>
        </w:rPr>
      </w:pPr>
    </w:p>
    <w:p w14:paraId="355104A5" w14:textId="77777777" w:rsidR="00CA3FC2" w:rsidRDefault="00CA3FC2" w:rsidP="00946B07">
      <w:pPr>
        <w:rPr>
          <w:rFonts w:ascii="Arial" w:hAnsi="Arial" w:cs="Arial"/>
          <w:sz w:val="20"/>
          <w:szCs w:val="20"/>
        </w:rPr>
      </w:pPr>
      <w:commentRangeStart w:id="14"/>
      <w:r>
        <w:rPr>
          <w:rFonts w:ascii="Arial" w:hAnsi="Arial" w:cs="Arial"/>
          <w:color w:val="222222"/>
          <w:sz w:val="21"/>
          <w:szCs w:val="21"/>
          <w:shd w:val="clear" w:color="auto" w:fill="FFFFFF"/>
        </w:rPr>
        <w:lastRenderedPageBreak/>
        <w:t>Here’s important information you need to know</w:t>
      </w:r>
      <w:r w:rsidR="00FA3F6D">
        <w:rPr>
          <w:rFonts w:ascii="Arial" w:hAnsi="Arial" w:cs="Arial"/>
          <w:color w:val="222222"/>
          <w:sz w:val="21"/>
          <w:szCs w:val="21"/>
          <w:shd w:val="clear" w:color="auto" w:fill="FFFFFF"/>
        </w:rPr>
        <w:t xml:space="preserve"> about the employment market in South Africa</w:t>
      </w:r>
      <w:r>
        <w:rPr>
          <w:rFonts w:ascii="Arial" w:hAnsi="Arial" w:cs="Arial"/>
          <w:color w:val="222222"/>
          <w:sz w:val="21"/>
          <w:szCs w:val="21"/>
          <w:shd w:val="clear" w:color="auto" w:fill="FFFFFF"/>
        </w:rPr>
        <w:t>:</w:t>
      </w:r>
    </w:p>
    <w:p w14:paraId="002BF44E" w14:textId="1E5D2AEE" w:rsidR="00BD6A5A" w:rsidRDefault="00946B07" w:rsidP="00A33473">
      <w:pPr>
        <w:rPr>
          <w:rFonts w:ascii="Arial" w:hAnsi="Arial" w:cs="Arial"/>
          <w:sz w:val="20"/>
          <w:szCs w:val="20"/>
        </w:rPr>
      </w:pPr>
      <w:r>
        <w:rPr>
          <w:rFonts w:ascii="Arial" w:hAnsi="Arial" w:cs="Arial"/>
          <w:sz w:val="20"/>
          <w:szCs w:val="20"/>
        </w:rPr>
        <w:t xml:space="preserve"> </w:t>
      </w:r>
      <w:r w:rsidR="00AE03E2">
        <w:rPr>
          <w:noProof/>
          <w:lang w:val="en-US"/>
        </w:rPr>
        <w:drawing>
          <wp:inline distT="0" distB="0" distL="0" distR="0" wp14:anchorId="30185F07" wp14:editId="06EF99A2">
            <wp:extent cx="5731510" cy="2376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6805"/>
                    </a:xfrm>
                    <a:prstGeom prst="rect">
                      <a:avLst/>
                    </a:prstGeom>
                  </pic:spPr>
                </pic:pic>
              </a:graphicData>
            </a:graphic>
          </wp:inline>
        </w:drawing>
      </w:r>
    </w:p>
    <w:p w14:paraId="77449FA2" w14:textId="04639AA0" w:rsidR="00AE03E2" w:rsidRDefault="00AE03E2" w:rsidP="00A33473">
      <w:pPr>
        <w:rPr>
          <w:rFonts w:ascii="Arial" w:hAnsi="Arial" w:cs="Arial"/>
          <w:sz w:val="20"/>
          <w:szCs w:val="20"/>
        </w:rPr>
      </w:pPr>
      <w:r>
        <w:rPr>
          <w:noProof/>
          <w:lang w:val="en-US"/>
        </w:rPr>
        <w:drawing>
          <wp:inline distT="0" distB="0" distL="0" distR="0" wp14:anchorId="7C2F9C27" wp14:editId="7FC6B35F">
            <wp:extent cx="3295650" cy="2770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9916" cy="2782221"/>
                    </a:xfrm>
                    <a:prstGeom prst="rect">
                      <a:avLst/>
                    </a:prstGeom>
                  </pic:spPr>
                </pic:pic>
              </a:graphicData>
            </a:graphic>
          </wp:inline>
        </w:drawing>
      </w:r>
    </w:p>
    <w:p w14:paraId="3D0CDAA6" w14:textId="4259ED30" w:rsidR="00AE03E2" w:rsidRDefault="00AE03E2" w:rsidP="00A33473">
      <w:pPr>
        <w:rPr>
          <w:rFonts w:ascii="Arial" w:hAnsi="Arial" w:cs="Arial"/>
          <w:sz w:val="20"/>
          <w:szCs w:val="20"/>
        </w:rPr>
      </w:pPr>
      <w:r>
        <w:rPr>
          <w:noProof/>
          <w:lang w:val="en-US"/>
        </w:rPr>
        <w:drawing>
          <wp:inline distT="0" distB="0" distL="0" distR="0" wp14:anchorId="2DCC7025" wp14:editId="04B6FE48">
            <wp:extent cx="2235200" cy="182832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1877" cy="1833788"/>
                    </a:xfrm>
                    <a:prstGeom prst="rect">
                      <a:avLst/>
                    </a:prstGeom>
                  </pic:spPr>
                </pic:pic>
              </a:graphicData>
            </a:graphic>
          </wp:inline>
        </w:drawing>
      </w:r>
      <w:r>
        <w:rPr>
          <w:noProof/>
          <w:lang w:val="en-US"/>
        </w:rPr>
        <w:drawing>
          <wp:inline distT="0" distB="0" distL="0" distR="0" wp14:anchorId="0EED2135" wp14:editId="54676A13">
            <wp:extent cx="2273300" cy="18330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4570" cy="1842133"/>
                    </a:xfrm>
                    <a:prstGeom prst="rect">
                      <a:avLst/>
                    </a:prstGeom>
                  </pic:spPr>
                </pic:pic>
              </a:graphicData>
            </a:graphic>
          </wp:inline>
        </w:drawing>
      </w:r>
    </w:p>
    <w:p w14:paraId="08C9A3B6" w14:textId="0759A2EF" w:rsidR="00AE03E2" w:rsidRDefault="00AE03E2" w:rsidP="00A33473">
      <w:pPr>
        <w:rPr>
          <w:rFonts w:ascii="Arial" w:hAnsi="Arial" w:cs="Arial"/>
          <w:sz w:val="20"/>
          <w:szCs w:val="20"/>
        </w:rPr>
      </w:pPr>
      <w:r>
        <w:rPr>
          <w:noProof/>
          <w:lang w:val="en-US"/>
        </w:rPr>
        <w:lastRenderedPageBreak/>
        <w:drawing>
          <wp:inline distT="0" distB="0" distL="0" distR="0" wp14:anchorId="14CC5B88" wp14:editId="4CEA68C2">
            <wp:extent cx="2369185" cy="17204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4165" cy="1731367"/>
                    </a:xfrm>
                    <a:prstGeom prst="rect">
                      <a:avLst/>
                    </a:prstGeom>
                  </pic:spPr>
                </pic:pic>
              </a:graphicData>
            </a:graphic>
          </wp:inline>
        </w:drawing>
      </w:r>
      <w:r>
        <w:rPr>
          <w:noProof/>
          <w:lang w:val="en-US"/>
        </w:rPr>
        <w:drawing>
          <wp:inline distT="0" distB="0" distL="0" distR="0" wp14:anchorId="74BF2E33" wp14:editId="0299F90B">
            <wp:extent cx="2152650" cy="17579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5314" cy="1760117"/>
                    </a:xfrm>
                    <a:prstGeom prst="rect">
                      <a:avLst/>
                    </a:prstGeom>
                  </pic:spPr>
                </pic:pic>
              </a:graphicData>
            </a:graphic>
          </wp:inline>
        </w:drawing>
      </w:r>
    </w:p>
    <w:p w14:paraId="3BE91A7B" w14:textId="4712D153" w:rsidR="00AE03E2" w:rsidRDefault="00AE03E2" w:rsidP="00A33473">
      <w:pPr>
        <w:rPr>
          <w:rFonts w:ascii="Arial" w:hAnsi="Arial" w:cs="Arial"/>
          <w:sz w:val="20"/>
          <w:szCs w:val="20"/>
        </w:rPr>
      </w:pPr>
      <w:r>
        <w:rPr>
          <w:noProof/>
          <w:lang w:val="en-US"/>
        </w:rPr>
        <w:drawing>
          <wp:inline distT="0" distB="0" distL="0" distR="0" wp14:anchorId="7B298F48" wp14:editId="026C266D">
            <wp:extent cx="2311400" cy="16755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066" cy="1681104"/>
                    </a:xfrm>
                    <a:prstGeom prst="rect">
                      <a:avLst/>
                    </a:prstGeom>
                  </pic:spPr>
                </pic:pic>
              </a:graphicData>
            </a:graphic>
          </wp:inline>
        </w:drawing>
      </w:r>
      <w:r>
        <w:rPr>
          <w:noProof/>
          <w:lang w:val="en-US"/>
        </w:rPr>
        <w:drawing>
          <wp:inline distT="0" distB="0" distL="0" distR="0" wp14:anchorId="37F529CE" wp14:editId="0D384E88">
            <wp:extent cx="2514291" cy="17506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776" cy="1756603"/>
                    </a:xfrm>
                    <a:prstGeom prst="rect">
                      <a:avLst/>
                    </a:prstGeom>
                  </pic:spPr>
                </pic:pic>
              </a:graphicData>
            </a:graphic>
          </wp:inline>
        </w:drawing>
      </w:r>
    </w:p>
    <w:p w14:paraId="71C3DAAB" w14:textId="6599DBD9" w:rsidR="00AE03E2" w:rsidRDefault="00AE03E2" w:rsidP="00A33473">
      <w:r>
        <w:rPr>
          <w:noProof/>
          <w:lang w:val="en-US"/>
        </w:rPr>
        <w:drawing>
          <wp:inline distT="0" distB="0" distL="0" distR="0" wp14:anchorId="11679F88" wp14:editId="4F5FCED1">
            <wp:extent cx="2343150" cy="176476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5219" cy="1766319"/>
                    </a:xfrm>
                    <a:prstGeom prst="rect">
                      <a:avLst/>
                    </a:prstGeom>
                  </pic:spPr>
                </pic:pic>
              </a:graphicData>
            </a:graphic>
          </wp:inline>
        </w:drawing>
      </w:r>
      <w:r>
        <w:rPr>
          <w:noProof/>
          <w:lang w:val="en-US"/>
        </w:rPr>
        <w:drawing>
          <wp:inline distT="0" distB="0" distL="0" distR="0" wp14:anchorId="5A94057F" wp14:editId="7EB1BD41">
            <wp:extent cx="2305050" cy="182876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4718" cy="1836439"/>
                    </a:xfrm>
                    <a:prstGeom prst="rect">
                      <a:avLst/>
                    </a:prstGeom>
                  </pic:spPr>
                </pic:pic>
              </a:graphicData>
            </a:graphic>
          </wp:inline>
        </w:drawing>
      </w:r>
      <w:commentRangeEnd w:id="14"/>
      <w:r w:rsidR="00CB10E9">
        <w:rPr>
          <w:rStyle w:val="CommentReference"/>
        </w:rPr>
        <w:commentReference w:id="14"/>
      </w:r>
    </w:p>
    <w:p w14:paraId="3147F6F4" w14:textId="74B46CC8" w:rsidR="00BD6A5A" w:rsidRDefault="00BD6A5A" w:rsidP="00B27C2D">
      <w:pPr>
        <w:spacing w:after="0" w:line="240" w:lineRule="auto"/>
      </w:pPr>
    </w:p>
    <w:p w14:paraId="48BE3528" w14:textId="440A2D27" w:rsidR="00450E6D" w:rsidRDefault="00450E6D" w:rsidP="00B27C2D">
      <w:pPr>
        <w:spacing w:after="0" w:line="240" w:lineRule="auto"/>
      </w:pPr>
    </w:p>
    <w:p w14:paraId="5573010A" w14:textId="37FBCE99" w:rsidR="00450E6D" w:rsidRDefault="00450E6D" w:rsidP="00B27C2D">
      <w:pPr>
        <w:spacing w:after="0" w:line="240" w:lineRule="auto"/>
      </w:pPr>
    </w:p>
    <w:p w14:paraId="5231A7FC" w14:textId="560657AC" w:rsidR="00450E6D" w:rsidRDefault="00450E6D" w:rsidP="00B27C2D">
      <w:pPr>
        <w:spacing w:after="0" w:line="240" w:lineRule="auto"/>
      </w:pPr>
    </w:p>
    <w:p w14:paraId="4C5E3541" w14:textId="552DDB4C" w:rsidR="00450E6D" w:rsidRDefault="00450E6D" w:rsidP="00B27C2D">
      <w:pPr>
        <w:spacing w:after="0" w:line="240" w:lineRule="auto"/>
      </w:pPr>
    </w:p>
    <w:p w14:paraId="5B42E6E6" w14:textId="30A0DBCC" w:rsidR="00450E6D" w:rsidRDefault="00450E6D" w:rsidP="00B27C2D">
      <w:pPr>
        <w:spacing w:after="0" w:line="240" w:lineRule="auto"/>
      </w:pPr>
    </w:p>
    <w:p w14:paraId="261CFD93" w14:textId="4138A96C" w:rsidR="00450E6D" w:rsidRDefault="00450E6D" w:rsidP="00B27C2D">
      <w:pPr>
        <w:spacing w:after="0" w:line="240" w:lineRule="auto"/>
      </w:pPr>
    </w:p>
    <w:p w14:paraId="35C876D7" w14:textId="6683F171" w:rsidR="00450E6D" w:rsidRDefault="00450E6D" w:rsidP="00B27C2D">
      <w:pPr>
        <w:spacing w:after="0" w:line="240" w:lineRule="auto"/>
      </w:pPr>
    </w:p>
    <w:p w14:paraId="6ED265FF" w14:textId="189FE1B3" w:rsidR="00450E6D" w:rsidRDefault="00450E6D" w:rsidP="00B27C2D">
      <w:pPr>
        <w:spacing w:after="0" w:line="240" w:lineRule="auto"/>
      </w:pPr>
    </w:p>
    <w:p w14:paraId="48A23F75" w14:textId="13694486" w:rsidR="00450E6D" w:rsidRDefault="00450E6D" w:rsidP="00B27C2D">
      <w:pPr>
        <w:spacing w:after="0" w:line="240" w:lineRule="auto"/>
      </w:pPr>
    </w:p>
    <w:p w14:paraId="48767410" w14:textId="034F6A2D" w:rsidR="00450E6D" w:rsidRDefault="00450E6D" w:rsidP="00B27C2D">
      <w:pPr>
        <w:spacing w:after="0" w:line="240" w:lineRule="auto"/>
      </w:pPr>
    </w:p>
    <w:p w14:paraId="18A8E417" w14:textId="2243127D" w:rsidR="00450E6D" w:rsidRDefault="00450E6D" w:rsidP="00B27C2D">
      <w:pPr>
        <w:spacing w:after="0" w:line="240" w:lineRule="auto"/>
      </w:pPr>
    </w:p>
    <w:p w14:paraId="0228FE82" w14:textId="79B8846F" w:rsidR="00450E6D" w:rsidRDefault="00450E6D" w:rsidP="00B27C2D">
      <w:pPr>
        <w:spacing w:after="0" w:line="240" w:lineRule="auto"/>
      </w:pPr>
    </w:p>
    <w:p w14:paraId="36BD93E8" w14:textId="21E00652" w:rsidR="00450E6D" w:rsidRDefault="00450E6D" w:rsidP="00B27C2D">
      <w:pPr>
        <w:spacing w:after="0" w:line="240" w:lineRule="auto"/>
      </w:pPr>
    </w:p>
    <w:p w14:paraId="2A5F45DE" w14:textId="24081377" w:rsidR="00450E6D" w:rsidRDefault="00450E6D" w:rsidP="00B27C2D">
      <w:pPr>
        <w:spacing w:after="0" w:line="240" w:lineRule="auto"/>
      </w:pPr>
    </w:p>
    <w:p w14:paraId="64DF9073" w14:textId="77777777" w:rsidR="00450E6D" w:rsidRPr="00525199" w:rsidRDefault="00450E6D" w:rsidP="00B27C2D">
      <w:pPr>
        <w:spacing w:after="0" w:line="240" w:lineRule="auto"/>
      </w:pPr>
    </w:p>
    <w:p w14:paraId="30D9C556" w14:textId="77777777" w:rsidR="00B27C2D" w:rsidRDefault="00B27C2D" w:rsidP="00B27C2D">
      <w:pPr>
        <w:rPr>
          <w:rFonts w:ascii="Arial" w:hAnsi="Arial" w:cs="Arial"/>
          <w:sz w:val="20"/>
          <w:szCs w:val="20"/>
        </w:rPr>
      </w:pPr>
      <w:commentRangeStart w:id="15"/>
      <w:r w:rsidRPr="00450E6D">
        <w:rPr>
          <w:rFonts w:ascii="Arial" w:hAnsi="Arial" w:cs="Arial"/>
          <w:b/>
          <w:sz w:val="32"/>
          <w:szCs w:val="32"/>
        </w:rPr>
        <w:lastRenderedPageBreak/>
        <w:t>Post a tender/business job:</w:t>
      </w:r>
      <w:r>
        <w:rPr>
          <w:rFonts w:ascii="Arial" w:hAnsi="Arial" w:cs="Arial"/>
          <w:sz w:val="20"/>
          <w:szCs w:val="20"/>
        </w:rPr>
        <w:t xml:space="preserve"> Are you ahead of the business curve and you want to stay ahead? You want the right set of skills to set your business apart from the rest? Then you’re already on the right path, post your advert here:</w:t>
      </w:r>
      <w:commentRangeEnd w:id="15"/>
      <w:r w:rsidR="00CB10E9">
        <w:rPr>
          <w:rStyle w:val="CommentReference"/>
        </w:rPr>
        <w:commentReference w:id="15"/>
      </w:r>
    </w:p>
    <w:p w14:paraId="2D743C2D" w14:textId="77777777" w:rsidR="00513525" w:rsidRDefault="00B27C2D" w:rsidP="00563849">
      <w:pPr>
        <w:rPr>
          <w:rFonts w:ascii="Arial" w:hAnsi="Arial" w:cs="Arial"/>
          <w:sz w:val="20"/>
          <w:szCs w:val="20"/>
        </w:rPr>
      </w:pPr>
      <w:commentRangeStart w:id="16"/>
      <w:r>
        <w:rPr>
          <w:rFonts w:ascii="Arial" w:hAnsi="Arial" w:cs="Arial"/>
          <w:sz w:val="20"/>
          <w:szCs w:val="20"/>
        </w:rPr>
        <w:t>&gt;&gt;</w:t>
      </w:r>
      <w:r w:rsidR="0086409C">
        <w:rPr>
          <w:rFonts w:ascii="Arial" w:hAnsi="Arial" w:cs="Arial"/>
          <w:sz w:val="20"/>
          <w:szCs w:val="20"/>
        </w:rPr>
        <w:t xml:space="preserve"> </w:t>
      </w:r>
      <w:r w:rsidR="00513525">
        <w:rPr>
          <w:rFonts w:ascii="Arial" w:hAnsi="Arial" w:cs="Arial"/>
          <w:color w:val="222222"/>
          <w:sz w:val="21"/>
          <w:szCs w:val="21"/>
          <w:shd w:val="clear" w:color="auto" w:fill="FFFFFF"/>
        </w:rPr>
        <w:t xml:space="preserve">Here is important information to know regarding the business market in South Africa: </w:t>
      </w:r>
    </w:p>
    <w:p w14:paraId="5F354C35" w14:textId="79E09D23" w:rsidR="00B27C2D" w:rsidRDefault="00D333A9" w:rsidP="00563849">
      <w:pPr>
        <w:rPr>
          <w:rFonts w:ascii="Arial" w:hAnsi="Arial" w:cs="Arial"/>
          <w:sz w:val="20"/>
          <w:szCs w:val="20"/>
        </w:rPr>
      </w:pPr>
      <w:proofErr w:type="spellStart"/>
      <w:r>
        <w:rPr>
          <w:rFonts w:ascii="Arial" w:hAnsi="Arial" w:cs="Arial"/>
          <w:sz w:val="20"/>
          <w:szCs w:val="20"/>
        </w:rPr>
        <w:t>Vukasantewaa</w:t>
      </w:r>
      <w:proofErr w:type="spellEnd"/>
      <w:r w:rsidR="00B3230B">
        <w:rPr>
          <w:rFonts w:ascii="Arial" w:hAnsi="Arial" w:cs="Arial"/>
          <w:sz w:val="20"/>
          <w:szCs w:val="20"/>
        </w:rPr>
        <w:t xml:space="preserve"> </w:t>
      </w:r>
      <w:ins w:id="17" w:author="Duduzile Ramela" w:date="2017-07-04T14:42:00Z">
        <w:r w:rsidR="00CB10E9">
          <w:rPr>
            <w:rFonts w:ascii="Arial" w:hAnsi="Arial" w:cs="Arial"/>
            <w:sz w:val="20"/>
            <w:szCs w:val="20"/>
          </w:rPr>
          <w:t xml:space="preserve">is the perfect platform </w:t>
        </w:r>
        <w:r w:rsidR="008F0620">
          <w:rPr>
            <w:rFonts w:ascii="Arial" w:hAnsi="Arial" w:cs="Arial"/>
            <w:sz w:val="20"/>
            <w:szCs w:val="20"/>
          </w:rPr>
          <w:t xml:space="preserve">for you to </w:t>
        </w:r>
      </w:ins>
      <w:del w:id="18" w:author="Duduzile Ramela" w:date="2017-07-04T14:42:00Z">
        <w:r w:rsidR="00B3230B" w:rsidDel="008F0620">
          <w:rPr>
            <w:rFonts w:ascii="Arial" w:hAnsi="Arial" w:cs="Arial"/>
            <w:sz w:val="20"/>
            <w:szCs w:val="20"/>
          </w:rPr>
          <w:delText>helps you get</w:delText>
        </w:r>
      </w:del>
      <w:ins w:id="19" w:author="Duduzile Ramela" w:date="2017-07-04T14:42:00Z">
        <w:r w:rsidR="008F0620">
          <w:rPr>
            <w:rFonts w:ascii="Arial" w:hAnsi="Arial" w:cs="Arial"/>
            <w:sz w:val="20"/>
            <w:szCs w:val="20"/>
          </w:rPr>
          <w:t>access</w:t>
        </w:r>
      </w:ins>
      <w:r w:rsidR="00B3230B">
        <w:rPr>
          <w:rFonts w:ascii="Arial" w:hAnsi="Arial" w:cs="Arial"/>
          <w:sz w:val="20"/>
          <w:szCs w:val="20"/>
        </w:rPr>
        <w:t xml:space="preserve"> quality candidates for your </w:t>
      </w:r>
      <w:proofErr w:type="spellStart"/>
      <w:r w:rsidR="00B3230B">
        <w:rPr>
          <w:rFonts w:ascii="Arial" w:hAnsi="Arial" w:cs="Arial"/>
          <w:sz w:val="20"/>
          <w:szCs w:val="20"/>
        </w:rPr>
        <w:t>advert</w:t>
      </w:r>
      <w:ins w:id="20" w:author="Duduzile Ramela" w:date="2017-07-04T14:42:00Z">
        <w:r w:rsidR="008F0620">
          <w:rPr>
            <w:rFonts w:ascii="Arial" w:hAnsi="Arial" w:cs="Arial"/>
            <w:sz w:val="20"/>
            <w:szCs w:val="20"/>
          </w:rPr>
          <w:t>isment</w:t>
        </w:r>
      </w:ins>
      <w:proofErr w:type="spellEnd"/>
      <w:r w:rsidR="00B3230B">
        <w:rPr>
          <w:rFonts w:ascii="Arial" w:hAnsi="Arial" w:cs="Arial"/>
          <w:sz w:val="20"/>
          <w:szCs w:val="20"/>
        </w:rPr>
        <w:t xml:space="preserve"> </w:t>
      </w:r>
      <w:del w:id="21" w:author="Duduzile Ramela" w:date="2017-07-04T14:43:00Z">
        <w:r w:rsidR="00B3230B" w:rsidDel="008F0620">
          <w:rPr>
            <w:rFonts w:ascii="Arial" w:hAnsi="Arial" w:cs="Arial"/>
            <w:sz w:val="20"/>
            <w:szCs w:val="20"/>
          </w:rPr>
          <w:delText>by providing you with</w:delText>
        </w:r>
        <w:r w:rsidR="005127E3" w:rsidDel="008F0620">
          <w:rPr>
            <w:rFonts w:ascii="Arial" w:hAnsi="Arial" w:cs="Arial"/>
            <w:sz w:val="20"/>
            <w:szCs w:val="20"/>
          </w:rPr>
          <w:delText xml:space="preserve"> a platform to attract the best candidates</w:delText>
        </w:r>
        <w:r w:rsidR="00B3230B" w:rsidDel="008F0620">
          <w:rPr>
            <w:rFonts w:ascii="Arial" w:hAnsi="Arial" w:cs="Arial"/>
            <w:sz w:val="20"/>
            <w:szCs w:val="20"/>
          </w:rPr>
          <w:delText xml:space="preserve">: </w:delText>
        </w:r>
      </w:del>
      <w:proofErr w:type="gramStart"/>
      <w:r w:rsidR="00B3230B">
        <w:rPr>
          <w:rFonts w:ascii="Arial" w:hAnsi="Arial" w:cs="Arial"/>
          <w:sz w:val="20"/>
          <w:szCs w:val="20"/>
        </w:rPr>
        <w:t>The</w:t>
      </w:r>
      <w:proofErr w:type="gramEnd"/>
      <w:r w:rsidR="00B3230B">
        <w:rPr>
          <w:rFonts w:ascii="Arial" w:hAnsi="Arial" w:cs="Arial"/>
          <w:sz w:val="20"/>
          <w:szCs w:val="20"/>
        </w:rPr>
        <w:t xml:space="preserve"> following features provide you with the best tools to </w:t>
      </w:r>
      <w:r w:rsidR="005127E3">
        <w:rPr>
          <w:rFonts w:ascii="Arial" w:hAnsi="Arial" w:cs="Arial"/>
          <w:sz w:val="20"/>
          <w:szCs w:val="20"/>
        </w:rPr>
        <w:t>achieve your</w:t>
      </w:r>
      <w:r w:rsidR="00B3230B">
        <w:rPr>
          <w:rFonts w:ascii="Arial" w:hAnsi="Arial" w:cs="Arial"/>
          <w:sz w:val="20"/>
          <w:szCs w:val="20"/>
        </w:rPr>
        <w:t xml:space="preserve"> goals:</w:t>
      </w:r>
    </w:p>
    <w:p w14:paraId="1AB9807F" w14:textId="77777777" w:rsidR="005127E3" w:rsidRDefault="005127E3" w:rsidP="005127E3">
      <w:pPr>
        <w:numPr>
          <w:ilvl w:val="1"/>
          <w:numId w:val="2"/>
        </w:numPr>
        <w:spacing w:after="0" w:line="240" w:lineRule="auto"/>
      </w:pPr>
      <w:commentRangeStart w:id="22"/>
      <w:r w:rsidRPr="00525199">
        <w:t>Post tender</w:t>
      </w:r>
      <w:r>
        <w:t>/business</w:t>
      </w:r>
      <w:r w:rsidRPr="00525199">
        <w:t xml:space="preserve"> adverts</w:t>
      </w:r>
      <w:r>
        <w:t xml:space="preserve"> once off </w:t>
      </w:r>
      <w:r w:rsidR="00CA2B49">
        <w:t>without registering</w:t>
      </w:r>
      <w:del w:id="23" w:author="Duduzile Ramela" w:date="2017-07-04T14:43:00Z">
        <w:r w:rsidR="00813F34" w:rsidDel="008F0620">
          <w:delText>,</w:delText>
        </w:r>
      </w:del>
      <w:r w:rsidR="00CA2B49">
        <w:t xml:space="preserve"> </w:t>
      </w:r>
      <w:r>
        <w:t>at a fee</w:t>
      </w:r>
      <w:r w:rsidRPr="00525199">
        <w:t>.</w:t>
      </w:r>
    </w:p>
    <w:p w14:paraId="5983498C" w14:textId="77777777" w:rsidR="005127E3" w:rsidRPr="00525199" w:rsidRDefault="005127E3" w:rsidP="005127E3">
      <w:pPr>
        <w:numPr>
          <w:ilvl w:val="1"/>
          <w:numId w:val="2"/>
        </w:numPr>
        <w:spacing w:after="0" w:line="240" w:lineRule="auto"/>
      </w:pPr>
      <w:r>
        <w:t>Register and create a business profile.</w:t>
      </w:r>
      <w:commentRangeEnd w:id="22"/>
      <w:r w:rsidR="008F0620">
        <w:rPr>
          <w:rStyle w:val="CommentReference"/>
        </w:rPr>
        <w:commentReference w:id="22"/>
      </w:r>
    </w:p>
    <w:p w14:paraId="1CA96FA8" w14:textId="77777777" w:rsidR="005127E3" w:rsidRDefault="005127E3" w:rsidP="005127E3">
      <w:pPr>
        <w:numPr>
          <w:ilvl w:val="1"/>
          <w:numId w:val="2"/>
        </w:numPr>
        <w:spacing w:after="0" w:line="240" w:lineRule="auto"/>
      </w:pPr>
      <w:r w:rsidRPr="00525199">
        <w:t xml:space="preserve">Develop assessments for candidates to complete in order to screen the quality of </w:t>
      </w:r>
      <w:r>
        <w:t xml:space="preserve">your </w:t>
      </w:r>
      <w:r w:rsidRPr="00525199">
        <w:t>candidates.</w:t>
      </w:r>
    </w:p>
    <w:p w14:paraId="2B2D33CF" w14:textId="77777777" w:rsidR="005127E3" w:rsidRPr="00525199" w:rsidRDefault="005127E3" w:rsidP="005127E3">
      <w:pPr>
        <w:spacing w:after="0" w:line="240" w:lineRule="auto"/>
        <w:ind w:left="1080"/>
      </w:pPr>
    </w:p>
    <w:p w14:paraId="00295363" w14:textId="77777777" w:rsidR="005127E3" w:rsidRDefault="005127E3" w:rsidP="005127E3">
      <w:pPr>
        <w:numPr>
          <w:ilvl w:val="1"/>
          <w:numId w:val="2"/>
        </w:numPr>
        <w:spacing w:after="0" w:line="240" w:lineRule="auto"/>
      </w:pPr>
      <w:r w:rsidRPr="00525199">
        <w:t>One time tender issuers have the benefit of posting job adverts without registering.</w:t>
      </w:r>
      <w:commentRangeEnd w:id="16"/>
      <w:r w:rsidR="00CB10E9">
        <w:rPr>
          <w:rStyle w:val="CommentReference"/>
        </w:rPr>
        <w:commentReference w:id="16"/>
      </w:r>
    </w:p>
    <w:p w14:paraId="3934F739" w14:textId="77777777" w:rsidR="00594BFF" w:rsidRPr="00525199" w:rsidRDefault="00594BFF" w:rsidP="001B6312">
      <w:pPr>
        <w:spacing w:after="0" w:line="240" w:lineRule="auto"/>
        <w:ind w:left="1080"/>
      </w:pPr>
    </w:p>
    <w:p w14:paraId="3FFD0B17" w14:textId="77777777" w:rsidR="001B6312" w:rsidRDefault="001B6312" w:rsidP="001B6312">
      <w:pPr>
        <w:pStyle w:val="ListParagraph"/>
        <w:numPr>
          <w:ilvl w:val="0"/>
          <w:numId w:val="2"/>
        </w:numPr>
        <w:rPr>
          <w:rFonts w:ascii="Arial" w:hAnsi="Arial" w:cs="Arial"/>
          <w:sz w:val="20"/>
          <w:szCs w:val="20"/>
        </w:rPr>
      </w:pPr>
      <w:commentRangeStart w:id="24"/>
      <w:r w:rsidRPr="001B6312">
        <w:rPr>
          <w:rFonts w:ascii="Arial" w:hAnsi="Arial" w:cs="Arial"/>
          <w:b/>
          <w:sz w:val="20"/>
          <w:szCs w:val="20"/>
        </w:rPr>
        <w:t>Recruitment agency/business owner:</w:t>
      </w:r>
      <w:r w:rsidRPr="001B6312">
        <w:rPr>
          <w:rFonts w:ascii="Arial" w:hAnsi="Arial" w:cs="Arial"/>
          <w:sz w:val="20"/>
          <w:szCs w:val="20"/>
        </w:rPr>
        <w:t xml:space="preserve"> Will only the best do for you?  you want the best of the best to further your business? Find the perfect candidate here:</w:t>
      </w:r>
      <w:commentRangeEnd w:id="24"/>
      <w:r w:rsidR="008F0620">
        <w:rPr>
          <w:rStyle w:val="CommentReference"/>
        </w:rPr>
        <w:commentReference w:id="24"/>
      </w:r>
    </w:p>
    <w:p w14:paraId="699F52D6" w14:textId="77777777" w:rsidR="001B6312" w:rsidRDefault="001B6312" w:rsidP="001B6312">
      <w:pPr>
        <w:rPr>
          <w:rFonts w:ascii="Arial" w:hAnsi="Arial" w:cs="Arial"/>
          <w:sz w:val="20"/>
          <w:szCs w:val="20"/>
        </w:rPr>
      </w:pPr>
      <w:r>
        <w:rPr>
          <w:rFonts w:ascii="Arial" w:hAnsi="Arial" w:cs="Arial"/>
          <w:sz w:val="20"/>
          <w:szCs w:val="20"/>
        </w:rPr>
        <w:t>&gt;&gt;</w:t>
      </w:r>
      <w:r w:rsidRPr="001B6312">
        <w:rPr>
          <w:rFonts w:ascii="Arial" w:hAnsi="Arial" w:cs="Arial"/>
          <w:sz w:val="20"/>
          <w:szCs w:val="20"/>
        </w:rPr>
        <w:t xml:space="preserve"> </w:t>
      </w:r>
    </w:p>
    <w:p w14:paraId="2039C1A6" w14:textId="7B4835A8" w:rsidR="00A33473" w:rsidRDefault="00A33473" w:rsidP="00A33473">
      <w:pPr>
        <w:rPr>
          <w:rFonts w:ascii="Arial" w:hAnsi="Arial" w:cs="Arial"/>
          <w:sz w:val="20"/>
          <w:szCs w:val="20"/>
        </w:rPr>
      </w:pPr>
      <w:commentRangeStart w:id="25"/>
      <w:r>
        <w:rPr>
          <w:rFonts w:ascii="Arial" w:hAnsi="Arial" w:cs="Arial"/>
          <w:sz w:val="20"/>
          <w:szCs w:val="20"/>
        </w:rPr>
        <w:t>(</w:t>
      </w:r>
      <w:proofErr w:type="gramStart"/>
      <w:r>
        <w:rPr>
          <w:rFonts w:ascii="Arial" w:hAnsi="Arial" w:cs="Arial"/>
          <w:sz w:val="20"/>
          <w:szCs w:val="20"/>
        </w:rPr>
        <w:t>this</w:t>
      </w:r>
      <w:proofErr w:type="gramEnd"/>
      <w:r>
        <w:rPr>
          <w:rFonts w:ascii="Arial" w:hAnsi="Arial" w:cs="Arial"/>
          <w:sz w:val="20"/>
          <w:szCs w:val="20"/>
        </w:rPr>
        <w:t xml:space="preserve"> is according to the latest </w:t>
      </w:r>
      <w:r w:rsidR="00642B61">
        <w:rPr>
          <w:rFonts w:ascii="Arial" w:hAnsi="Arial" w:cs="Arial"/>
          <w:sz w:val="20"/>
          <w:szCs w:val="20"/>
        </w:rPr>
        <w:t>data provided</w:t>
      </w:r>
      <w:r>
        <w:rPr>
          <w:rFonts w:ascii="Arial" w:hAnsi="Arial" w:cs="Arial"/>
          <w:sz w:val="20"/>
          <w:szCs w:val="20"/>
        </w:rPr>
        <w:t xml:space="preserve"> by the 17</w:t>
      </w:r>
      <w:r w:rsidR="00642B61" w:rsidRPr="000646E5">
        <w:rPr>
          <w:rFonts w:ascii="Arial" w:hAnsi="Arial" w:cs="Arial"/>
          <w:sz w:val="20"/>
          <w:szCs w:val="20"/>
          <w:vertAlign w:val="superscript"/>
        </w:rPr>
        <w:t>th</w:t>
      </w:r>
      <w:r w:rsidR="00642B61">
        <w:rPr>
          <w:rFonts w:ascii="Arial" w:hAnsi="Arial" w:cs="Arial"/>
          <w:sz w:val="20"/>
          <w:szCs w:val="20"/>
        </w:rPr>
        <w:t xml:space="preserve"> Commission</w:t>
      </w:r>
      <w:r>
        <w:rPr>
          <w:rFonts w:ascii="Arial" w:hAnsi="Arial" w:cs="Arial"/>
          <w:sz w:val="20"/>
          <w:szCs w:val="20"/>
        </w:rPr>
        <w:t xml:space="preserve"> for unemployment Equity Annual report)</w:t>
      </w:r>
      <w:commentRangeEnd w:id="25"/>
      <w:r w:rsidR="008F0620">
        <w:rPr>
          <w:rStyle w:val="CommentReference"/>
        </w:rPr>
        <w:commentReference w:id="25"/>
      </w:r>
    </w:p>
    <w:p w14:paraId="62C6B1FA" w14:textId="77777777" w:rsidR="00A33473" w:rsidRDefault="00A33473" w:rsidP="00A33473">
      <w:commentRangeStart w:id="26"/>
      <w:r>
        <w:t>TOP MANAGEMENT LEVEL • 68,5% of the positions are occupied by the White group; African, 14,4%; Indian 8,9%; Coloured 4,9% and Foreign National 3,4% • Males occupy 78,0% of the positions and females 22,0%</w:t>
      </w:r>
    </w:p>
    <w:p w14:paraId="7BA6B841" w14:textId="77777777" w:rsidR="00A33473" w:rsidRDefault="00A33473" w:rsidP="00A33473">
      <w:r>
        <w:t>SENIOR MANAGEMENT LEVEL • 58,1% of the positions in Senior Management are occupied by the White group; African, 22,1%; Indian 10,6% Coloured 7,7% and Foreign National 1,4% • Males occupy 66,7% of the positions and females 33,3%</w:t>
      </w:r>
    </w:p>
    <w:p w14:paraId="45F7A028" w14:textId="77777777" w:rsidR="00A33473" w:rsidRDefault="00A33473" w:rsidP="00A33473">
      <w:r>
        <w:t>PROFESSIONALLY QUALIFIED LEVEL • 41,5% of the positions in Professionally Qualified level are occupied by Africans; 37,5% Whites; Coloured 9,7%; Indian 8,5% and Foreign National 2,8% • Males occupy 54,4% of the positions and females 45,6%</w:t>
      </w:r>
    </w:p>
    <w:p w14:paraId="47C7F2D3" w14:textId="77777777" w:rsidR="00A33473" w:rsidRDefault="00A33473" w:rsidP="00A33473">
      <w:r>
        <w:t>SKILLED TECHNICAL LEVEL • 60,2% of the positions in Skilled Technical level are occupied by Africans; 20,8% Whites; Coloured 11,5%; Indian 5,8% and Foreign National 1,8% • Males occupy 54,0% of the positions and females 46,0%</w:t>
      </w:r>
    </w:p>
    <w:p w14:paraId="5CBB6FC1" w14:textId="77777777" w:rsidR="00A33473" w:rsidRDefault="00A33473" w:rsidP="00A33473">
      <w:r>
        <w:t>SEMI-SKILLED LEVEL • 76,1% of the positions at the Semi-Skilled level are occupied by Africans; Coloured 12,3%; White 6,2%, Indian 3,1% and Foreign National 2,3% • Males occupy 57,2% of the positions and females 42,8%</w:t>
      </w:r>
    </w:p>
    <w:p w14:paraId="1DBB168F" w14:textId="77777777" w:rsidR="00A33473" w:rsidRDefault="00A33473" w:rsidP="00A33473">
      <w:pPr>
        <w:rPr>
          <w:rFonts w:ascii="Arial" w:hAnsi="Arial" w:cs="Arial"/>
          <w:sz w:val="20"/>
          <w:szCs w:val="20"/>
        </w:rPr>
      </w:pPr>
      <w:r>
        <w:t>UNSKILLED LEVEL • 83</w:t>
      </w:r>
      <w:proofErr w:type="gramStart"/>
      <w:r>
        <w:t>,2</w:t>
      </w:r>
      <w:proofErr w:type="gramEnd"/>
      <w:r>
        <w:t>% of the positions at Unskilled level are occupied by Africans; 11,4% Coloured, 3,4% Foreign Nationals, 1,2% Whites and 0,8% Indians • Males occupy 59,3% of the positions at this level and females 40,7%</w:t>
      </w:r>
      <w:commentRangeEnd w:id="26"/>
      <w:r w:rsidR="008F0620">
        <w:rPr>
          <w:rStyle w:val="CommentReference"/>
        </w:rPr>
        <w:commentReference w:id="26"/>
      </w:r>
    </w:p>
    <w:p w14:paraId="2D5D1E74" w14:textId="77777777" w:rsidR="00A33473" w:rsidRDefault="00A33473" w:rsidP="00A33473">
      <w:pPr>
        <w:rPr>
          <w:rFonts w:ascii="Arial" w:hAnsi="Arial" w:cs="Arial"/>
          <w:sz w:val="20"/>
          <w:szCs w:val="20"/>
        </w:rPr>
      </w:pPr>
      <w:commentRangeStart w:id="27"/>
      <w:proofErr w:type="spellStart"/>
      <w:r>
        <w:rPr>
          <w:rFonts w:ascii="Arial" w:hAnsi="Arial" w:cs="Arial"/>
          <w:sz w:val="20"/>
          <w:szCs w:val="20"/>
        </w:rPr>
        <w:t>Vukasantewaa</w:t>
      </w:r>
      <w:proofErr w:type="spellEnd"/>
      <w:r>
        <w:rPr>
          <w:rFonts w:ascii="Arial" w:hAnsi="Arial" w:cs="Arial"/>
          <w:sz w:val="20"/>
          <w:szCs w:val="20"/>
        </w:rPr>
        <w:t xml:space="preserve"> helps you find the perfect job by exposing your profile to potential employers as well as recruitment agencies who will be able to view your profile online. With our user-friendly application, you will be able to:</w:t>
      </w:r>
    </w:p>
    <w:p w14:paraId="68660BF3" w14:textId="77777777" w:rsidR="00A33473" w:rsidRPr="00525199" w:rsidRDefault="00A33473" w:rsidP="00A33473">
      <w:pPr>
        <w:numPr>
          <w:ilvl w:val="1"/>
          <w:numId w:val="2"/>
        </w:numPr>
        <w:spacing w:after="0" w:line="240" w:lineRule="auto"/>
      </w:pPr>
      <w:r>
        <w:t xml:space="preserve">Create a comprehensive </w:t>
      </w:r>
      <w:r w:rsidRPr="00525199">
        <w:t>profile</w:t>
      </w:r>
    </w:p>
    <w:p w14:paraId="2DE551E1" w14:textId="77777777" w:rsidR="00A33473" w:rsidRDefault="00A33473" w:rsidP="00A33473">
      <w:pPr>
        <w:numPr>
          <w:ilvl w:val="1"/>
          <w:numId w:val="2"/>
        </w:numPr>
        <w:spacing w:after="0" w:line="240" w:lineRule="auto"/>
      </w:pPr>
      <w:r>
        <w:t xml:space="preserve">Search for jobs </w:t>
      </w:r>
    </w:p>
    <w:p w14:paraId="5182EE18" w14:textId="77777777" w:rsidR="00A33473" w:rsidRPr="00525199" w:rsidRDefault="00A33473" w:rsidP="00A33473">
      <w:pPr>
        <w:numPr>
          <w:ilvl w:val="1"/>
          <w:numId w:val="2"/>
        </w:numPr>
        <w:spacing w:after="0" w:line="240" w:lineRule="auto"/>
      </w:pPr>
      <w:r w:rsidRPr="00525199">
        <w:t>Apply for jobs</w:t>
      </w:r>
    </w:p>
    <w:p w14:paraId="26F4E1E4" w14:textId="77777777" w:rsidR="00A33473" w:rsidRDefault="00A33473" w:rsidP="00A33473">
      <w:pPr>
        <w:numPr>
          <w:ilvl w:val="1"/>
          <w:numId w:val="2"/>
        </w:numPr>
        <w:spacing w:after="0" w:line="240" w:lineRule="auto"/>
      </w:pPr>
      <w:r>
        <w:lastRenderedPageBreak/>
        <w:t xml:space="preserve">Receive tips </w:t>
      </w:r>
      <w:r w:rsidRPr="00525199">
        <w:t xml:space="preserve">of potential employers and </w:t>
      </w:r>
      <w:r>
        <w:t>job opportunities</w:t>
      </w:r>
      <w:r w:rsidRPr="00525199">
        <w:t xml:space="preserve"> based on </w:t>
      </w:r>
      <w:r>
        <w:t>your</w:t>
      </w:r>
      <w:r w:rsidRPr="00525199">
        <w:t xml:space="preserve"> individual skill and experience matrix.</w:t>
      </w:r>
    </w:p>
    <w:p w14:paraId="1B8AB322" w14:textId="77777777" w:rsidR="00A33473" w:rsidRDefault="00A33473" w:rsidP="001B6312">
      <w:pPr>
        <w:rPr>
          <w:rFonts w:ascii="Arial" w:hAnsi="Arial" w:cs="Arial"/>
          <w:sz w:val="20"/>
          <w:szCs w:val="20"/>
        </w:rPr>
      </w:pPr>
    </w:p>
    <w:p w14:paraId="3306E7E2" w14:textId="77777777" w:rsidR="001B6312" w:rsidRDefault="001B6312" w:rsidP="001B6312">
      <w:pPr>
        <w:rPr>
          <w:rFonts w:ascii="Arial" w:hAnsi="Arial" w:cs="Arial"/>
          <w:sz w:val="20"/>
          <w:szCs w:val="20"/>
        </w:rPr>
      </w:pPr>
      <w:proofErr w:type="spellStart"/>
      <w:r>
        <w:rPr>
          <w:rFonts w:ascii="Arial" w:hAnsi="Arial" w:cs="Arial"/>
          <w:sz w:val="20"/>
          <w:szCs w:val="20"/>
        </w:rPr>
        <w:t>Vukasantewaa</w:t>
      </w:r>
      <w:proofErr w:type="spellEnd"/>
      <w:r>
        <w:rPr>
          <w:rFonts w:ascii="Arial" w:hAnsi="Arial" w:cs="Arial"/>
          <w:sz w:val="20"/>
          <w:szCs w:val="20"/>
        </w:rPr>
        <w:t xml:space="preserve"> helps you get the best quality candidates by providing you w</w:t>
      </w:r>
      <w:r w:rsidR="00594BFF">
        <w:rPr>
          <w:rFonts w:ascii="Arial" w:hAnsi="Arial" w:cs="Arial"/>
          <w:sz w:val="20"/>
          <w:szCs w:val="20"/>
        </w:rPr>
        <w:t xml:space="preserve">ith features that will help you manage the tasks of candidate recruitment efficiently. Here are the feature provided by </w:t>
      </w:r>
      <w:proofErr w:type="spellStart"/>
      <w:r w:rsidR="00594BFF">
        <w:rPr>
          <w:rFonts w:ascii="Arial" w:hAnsi="Arial" w:cs="Arial"/>
          <w:sz w:val="20"/>
          <w:szCs w:val="20"/>
        </w:rPr>
        <w:t>Vukasantewaa</w:t>
      </w:r>
      <w:proofErr w:type="spellEnd"/>
      <w:r w:rsidR="00594BFF">
        <w:rPr>
          <w:rFonts w:ascii="Arial" w:hAnsi="Arial" w:cs="Arial"/>
          <w:sz w:val="20"/>
          <w:szCs w:val="20"/>
        </w:rPr>
        <w:t>:</w:t>
      </w:r>
    </w:p>
    <w:p w14:paraId="2AFA9C59" w14:textId="77777777" w:rsidR="00CA2B49" w:rsidRDefault="00CA2B49" w:rsidP="00594BFF">
      <w:pPr>
        <w:numPr>
          <w:ilvl w:val="1"/>
          <w:numId w:val="2"/>
        </w:numPr>
        <w:spacing w:after="0" w:line="240" w:lineRule="auto"/>
        <w:ind w:left="1440"/>
      </w:pPr>
      <w:commentRangeStart w:id="28"/>
      <w:r w:rsidRPr="00525199">
        <w:t xml:space="preserve">Post </w:t>
      </w:r>
      <w:r>
        <w:t>jobs once off without registering</w:t>
      </w:r>
      <w:r w:rsidR="00813F34">
        <w:t>,</w:t>
      </w:r>
      <w:r>
        <w:t xml:space="preserve"> at a fee</w:t>
      </w:r>
      <w:r w:rsidRPr="00525199">
        <w:t>.</w:t>
      </w:r>
      <w:commentRangeEnd w:id="28"/>
      <w:r w:rsidR="008F0620">
        <w:rPr>
          <w:rStyle w:val="CommentReference"/>
        </w:rPr>
        <w:commentReference w:id="28"/>
      </w:r>
    </w:p>
    <w:p w14:paraId="6B4CD49A" w14:textId="77777777" w:rsidR="00594BFF" w:rsidRPr="00525199" w:rsidRDefault="00594BFF" w:rsidP="00594BFF">
      <w:pPr>
        <w:numPr>
          <w:ilvl w:val="1"/>
          <w:numId w:val="2"/>
        </w:numPr>
        <w:spacing w:after="0" w:line="240" w:lineRule="auto"/>
        <w:ind w:left="1440"/>
      </w:pPr>
      <w:r w:rsidRPr="00525199">
        <w:t xml:space="preserve">Compile job descriptions and post </w:t>
      </w:r>
      <w:r w:rsidR="00CA2B49">
        <w:t>jobs</w:t>
      </w:r>
      <w:r w:rsidRPr="00525199">
        <w:t>.</w:t>
      </w:r>
    </w:p>
    <w:p w14:paraId="7D8502B7" w14:textId="77777777" w:rsidR="00594BFF" w:rsidRPr="00525199" w:rsidRDefault="00594BFF" w:rsidP="00594BFF">
      <w:pPr>
        <w:numPr>
          <w:ilvl w:val="1"/>
          <w:numId w:val="2"/>
        </w:numPr>
        <w:spacing w:after="0" w:line="240" w:lineRule="auto"/>
        <w:ind w:left="1440"/>
      </w:pPr>
      <w:r w:rsidRPr="00525199">
        <w:t>D</w:t>
      </w:r>
      <w:r w:rsidR="00CA2B49">
        <w:t>evelop assessments for</w:t>
      </w:r>
      <w:r w:rsidRPr="00525199">
        <w:t xml:space="preserve"> candidates to complete in order to scre</w:t>
      </w:r>
      <w:r w:rsidR="00CA2B49">
        <w:t xml:space="preserve">en the quality of the </w:t>
      </w:r>
      <w:r w:rsidRPr="00525199">
        <w:t>candidates.</w:t>
      </w:r>
    </w:p>
    <w:p w14:paraId="72C62089" w14:textId="77777777" w:rsidR="00594BFF" w:rsidRPr="00525199" w:rsidRDefault="00594BFF" w:rsidP="00594BFF">
      <w:pPr>
        <w:numPr>
          <w:ilvl w:val="1"/>
          <w:numId w:val="2"/>
        </w:numPr>
        <w:spacing w:after="0" w:line="240" w:lineRule="auto"/>
        <w:ind w:left="1440"/>
      </w:pPr>
      <w:r w:rsidRPr="00525199">
        <w:t xml:space="preserve">Automated receipts of CVs from registered candidates. </w:t>
      </w:r>
    </w:p>
    <w:p w14:paraId="35DB23ED" w14:textId="77777777" w:rsidR="00594BFF" w:rsidRDefault="00594BFF" w:rsidP="00594BFF">
      <w:pPr>
        <w:numPr>
          <w:ilvl w:val="1"/>
          <w:numId w:val="2"/>
        </w:numPr>
        <w:spacing w:after="0" w:line="240" w:lineRule="auto"/>
        <w:ind w:left="1440"/>
      </w:pPr>
      <w:r w:rsidRPr="00525199">
        <w:t>A reporting functionality that will provide recruiters with a view of the employment market trends.</w:t>
      </w:r>
      <w:commentRangeEnd w:id="27"/>
      <w:r w:rsidR="008F0620">
        <w:rPr>
          <w:rStyle w:val="CommentReference"/>
        </w:rPr>
        <w:commentReference w:id="27"/>
      </w:r>
    </w:p>
    <w:p w14:paraId="32FE1430" w14:textId="77777777" w:rsidR="00CA2B49" w:rsidRPr="00525199" w:rsidRDefault="00CA2B49" w:rsidP="00CA2B49">
      <w:pPr>
        <w:spacing w:after="0" w:line="240" w:lineRule="auto"/>
        <w:ind w:left="1440"/>
      </w:pPr>
    </w:p>
    <w:p w14:paraId="58594E27" w14:textId="77777777" w:rsidR="00594BFF" w:rsidRPr="001B6312" w:rsidRDefault="00594BFF" w:rsidP="001B6312">
      <w:pPr>
        <w:rPr>
          <w:rFonts w:ascii="Arial" w:hAnsi="Arial" w:cs="Arial"/>
          <w:sz w:val="20"/>
          <w:szCs w:val="20"/>
        </w:rPr>
      </w:pPr>
    </w:p>
    <w:p w14:paraId="75180A67" w14:textId="77777777" w:rsidR="00AD67E8" w:rsidRDefault="00AD67E8" w:rsidP="00D74FB5">
      <w:pPr>
        <w:rPr>
          <w:rFonts w:ascii="Arial" w:hAnsi="Arial" w:cs="Arial"/>
          <w:sz w:val="20"/>
          <w:szCs w:val="20"/>
        </w:rPr>
      </w:pPr>
    </w:p>
    <w:p w14:paraId="36540243" w14:textId="77777777" w:rsidR="00AD67E8" w:rsidRDefault="00AD67E8" w:rsidP="00D74FB5">
      <w:pPr>
        <w:rPr>
          <w:rFonts w:ascii="Arial" w:hAnsi="Arial" w:cs="Arial"/>
          <w:sz w:val="20"/>
          <w:szCs w:val="20"/>
        </w:rPr>
      </w:pPr>
    </w:p>
    <w:p w14:paraId="4FE78D18" w14:textId="77777777" w:rsidR="00AD67E8" w:rsidRDefault="00AD67E8" w:rsidP="00D74FB5">
      <w:pPr>
        <w:rPr>
          <w:rFonts w:ascii="Arial" w:hAnsi="Arial" w:cs="Arial"/>
          <w:sz w:val="20"/>
          <w:szCs w:val="20"/>
        </w:rPr>
      </w:pPr>
    </w:p>
    <w:p w14:paraId="011CB9E0" w14:textId="77777777" w:rsidR="00AD67E8" w:rsidRDefault="00AD67E8" w:rsidP="00D74FB5">
      <w:pPr>
        <w:rPr>
          <w:rFonts w:ascii="Arial" w:hAnsi="Arial" w:cs="Arial"/>
          <w:sz w:val="20"/>
          <w:szCs w:val="20"/>
        </w:rPr>
      </w:pPr>
    </w:p>
    <w:sectPr w:rsidR="00AD67E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uduzile Ramela" w:date="2017-07-04T13:33:00Z" w:initials="DR">
    <w:p w14:paraId="5C5450F0" w14:textId="690299B6" w:rsidR="005F44BF" w:rsidRDefault="005F44BF">
      <w:pPr>
        <w:pStyle w:val="CommentText"/>
      </w:pPr>
      <w:r>
        <w:rPr>
          <w:rStyle w:val="CommentReference"/>
        </w:rPr>
        <w:annotationRef/>
      </w:r>
      <w:r w:rsidR="000C0FEB">
        <w:rPr>
          <w:rStyle w:val="CommentReference"/>
        </w:rPr>
        <w:t xml:space="preserve">Tony Gaskins once said “if you don’t build your dreams, someone will hire you to help build theirs.” </w:t>
      </w:r>
      <w:r>
        <w:t xml:space="preserve">  </w:t>
      </w:r>
      <w:r w:rsidR="000C0FEB">
        <w:t xml:space="preserve">At </w:t>
      </w:r>
      <w:proofErr w:type="spellStart"/>
      <w:r w:rsidR="000C0FEB">
        <w:t>Vukasantewaa</w:t>
      </w:r>
      <w:proofErr w:type="spellEnd"/>
      <w:r w:rsidR="000C0FEB">
        <w:t xml:space="preserve"> we understand the difficulties of embarking on an entrepreneurial journey that’s why we believe that on</w:t>
      </w:r>
      <w:r>
        <w:t xml:space="preserve"> your way to being an entrepreneur, your first big step starts </w:t>
      </w:r>
      <w:r w:rsidR="000C0FEB">
        <w:t xml:space="preserve">right </w:t>
      </w:r>
      <w:r>
        <w:t xml:space="preserve">here. </w:t>
      </w:r>
    </w:p>
  </w:comment>
  <w:comment w:id="1" w:author="Duduzile Ramela" w:date="2017-07-04T13:51:00Z" w:initials="DR">
    <w:p w14:paraId="0EC63AC5" w14:textId="05DC5486" w:rsidR="000559F7" w:rsidRDefault="000559F7">
      <w:pPr>
        <w:pStyle w:val="CommentText"/>
      </w:pPr>
      <w:r>
        <w:rPr>
          <w:rStyle w:val="CommentReference"/>
        </w:rPr>
        <w:annotationRef/>
      </w:r>
      <w:r>
        <w:t>Youth unemployment remains stubbornly high in South Africa, and as a consequence the country is plagu</w:t>
      </w:r>
      <w:r w:rsidR="004433CE">
        <w:t xml:space="preserve">ed by many social ills. </w:t>
      </w:r>
      <w:proofErr w:type="spellStart"/>
      <w:r w:rsidR="004433CE">
        <w:t>Vukasantewaa</w:t>
      </w:r>
      <w:proofErr w:type="spellEnd"/>
      <w:r w:rsidR="004433CE">
        <w:t xml:space="preserve"> draws on the spirit of the late great African q</w:t>
      </w:r>
      <w:r w:rsidR="00180BC7">
        <w:t xml:space="preserve">ueen and warrior, </w:t>
      </w:r>
      <w:proofErr w:type="spellStart"/>
      <w:r w:rsidR="00180BC7">
        <w:t>Yaa</w:t>
      </w:r>
      <w:proofErr w:type="spellEnd"/>
      <w:r w:rsidR="00180BC7">
        <w:t xml:space="preserve"> </w:t>
      </w:r>
      <w:proofErr w:type="spellStart"/>
      <w:r w:rsidR="00180BC7">
        <w:t>Asantewaa</w:t>
      </w:r>
      <w:proofErr w:type="spellEnd"/>
      <w:r w:rsidR="00180BC7">
        <w:t xml:space="preserve">, who led the Ashanti rebellion against colonial rule in Ghana. </w:t>
      </w:r>
    </w:p>
    <w:p w14:paraId="30C51B46" w14:textId="77777777" w:rsidR="00180BC7" w:rsidRDefault="00180BC7">
      <w:pPr>
        <w:pStyle w:val="CommentText"/>
      </w:pPr>
    </w:p>
    <w:p w14:paraId="3E89350D" w14:textId="77777777" w:rsidR="00180BC7" w:rsidRDefault="00180BC7" w:rsidP="00180BC7">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As </w:t>
      </w:r>
      <w:proofErr w:type="spellStart"/>
      <w:r>
        <w:rPr>
          <w:rFonts w:ascii="Arial" w:hAnsi="Arial" w:cs="Arial"/>
          <w:color w:val="222222"/>
          <w:sz w:val="21"/>
          <w:szCs w:val="21"/>
          <w:shd w:val="clear" w:color="auto" w:fill="FFFFFF"/>
        </w:rPr>
        <w:t>Vukasantewaa</w:t>
      </w:r>
      <w:proofErr w:type="spellEnd"/>
      <w:r>
        <w:rPr>
          <w:rFonts w:ascii="Arial" w:hAnsi="Arial" w:cs="Arial"/>
          <w:color w:val="222222"/>
          <w:sz w:val="21"/>
          <w:szCs w:val="21"/>
          <w:shd w:val="clear" w:color="auto" w:fill="FFFFFF"/>
        </w:rPr>
        <w:t xml:space="preserve">, we believe that the best leaders to guide the youth of South Africa to a prosperous future exhibit such qualities as the great </w:t>
      </w:r>
      <w:proofErr w:type="spellStart"/>
      <w:r>
        <w:rPr>
          <w:rFonts w:ascii="Arial" w:hAnsi="Arial" w:cs="Arial"/>
          <w:color w:val="222222"/>
          <w:sz w:val="21"/>
          <w:szCs w:val="21"/>
          <w:shd w:val="clear" w:color="auto" w:fill="FFFFFF"/>
        </w:rPr>
        <w:t>Yaa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Asantewaa</w:t>
      </w:r>
      <w:proofErr w:type="spellEnd"/>
      <w:r>
        <w:rPr>
          <w:rFonts w:ascii="Arial" w:hAnsi="Arial" w:cs="Arial"/>
          <w:color w:val="222222"/>
          <w:sz w:val="21"/>
          <w:szCs w:val="21"/>
          <w:shd w:val="clear" w:color="auto" w:fill="FFFFFF"/>
        </w:rPr>
        <w:t>. Entrepreneurs are individuals who have the capacity to lead South Africa to a future that is poverty free by creating job opportunities for the youth and well creating sustainable wealth for themselves.</w:t>
      </w:r>
      <w:r>
        <w:rPr>
          <w:rStyle w:val="CommentReference"/>
        </w:rPr>
        <w:annotationRef/>
      </w:r>
    </w:p>
    <w:p w14:paraId="190DB944" w14:textId="77777777" w:rsidR="00180BC7" w:rsidRDefault="00180BC7">
      <w:pPr>
        <w:pStyle w:val="CommentText"/>
      </w:pPr>
    </w:p>
    <w:p w14:paraId="00753782" w14:textId="77777777" w:rsidR="00180BC7" w:rsidRDefault="00180BC7">
      <w:pPr>
        <w:pStyle w:val="CommentText"/>
      </w:pPr>
    </w:p>
  </w:comment>
  <w:comment w:id="3" w:author="Ike Thabethe" w:date="2017-07-03T09:52:00Z" w:initials="IT">
    <w:p w14:paraId="0ABAFC40" w14:textId="77777777" w:rsidR="00FB6E83" w:rsidRPr="00FB6E83" w:rsidRDefault="00FB6E83" w:rsidP="00FB6E83">
      <w:pPr>
        <w:rPr>
          <w:rFonts w:ascii="Arial" w:hAnsi="Arial" w:cs="Arial"/>
          <w:color w:val="FF0000"/>
          <w:sz w:val="20"/>
          <w:szCs w:val="20"/>
        </w:rPr>
      </w:pPr>
      <w:r>
        <w:rPr>
          <w:rStyle w:val="CommentReference"/>
        </w:rPr>
        <w:annotationRef/>
      </w:r>
      <w:r w:rsidRPr="00FB6E83">
        <w:rPr>
          <w:rFonts w:ascii="Arial" w:hAnsi="Arial" w:cs="Arial"/>
          <w:color w:val="FF0000"/>
          <w:sz w:val="20"/>
          <w:szCs w:val="20"/>
        </w:rPr>
        <w:t>South Africa does not invest in procuring accurate statistics on small businesses in South Africa, making it difficult to find the exact number of companies that operate in the country.</w:t>
      </w:r>
    </w:p>
    <w:p w14:paraId="426BDBAC" w14:textId="77777777" w:rsidR="00FB6E83" w:rsidRPr="00FB6E83" w:rsidRDefault="00FB6E83" w:rsidP="00FB6E83">
      <w:pPr>
        <w:rPr>
          <w:rFonts w:ascii="Arial" w:hAnsi="Arial" w:cs="Arial"/>
          <w:color w:val="FF0000"/>
          <w:sz w:val="20"/>
          <w:szCs w:val="20"/>
        </w:rPr>
      </w:pPr>
      <w:r w:rsidRPr="00FB6E83">
        <w:rPr>
          <w:rFonts w:ascii="Arial" w:hAnsi="Arial" w:cs="Arial"/>
          <w:color w:val="FF0000"/>
          <w:sz w:val="20"/>
          <w:szCs w:val="20"/>
        </w:rPr>
        <w:t>According to SME experts, what complicates matters is that there is no clear definition of what a small business is, and a lack of measurability across informal industries.</w:t>
      </w:r>
    </w:p>
    <w:p w14:paraId="3ED726B5" w14:textId="77777777" w:rsidR="00FB6E83" w:rsidRDefault="00FB6E83">
      <w:pPr>
        <w:pStyle w:val="CommentText"/>
      </w:pPr>
    </w:p>
  </w:comment>
  <w:comment w:id="2" w:author="Duduzile Ramela" w:date="2017-07-04T14:18:00Z" w:initials="DR">
    <w:p w14:paraId="668A919C" w14:textId="7F225294" w:rsidR="00180BC7" w:rsidRDefault="00180BC7">
      <w:pPr>
        <w:pStyle w:val="CommentText"/>
      </w:pPr>
      <w:r>
        <w:rPr>
          <w:rStyle w:val="CommentReference"/>
        </w:rPr>
        <w:annotationRef/>
      </w:r>
      <w:r>
        <w:t>Perhaps this could be a standalone section on the site that talks to the interesting points listed below. One question though: are these stats year depended? Would you need to change them regularly to reflect accurately?</w:t>
      </w:r>
    </w:p>
  </w:comment>
  <w:comment w:id="5" w:author="Duduzile Ramela" w:date="2017-07-04T14:24:00Z" w:initials="DR">
    <w:p w14:paraId="6ED46C6C" w14:textId="741ECD36" w:rsidR="00E472A2" w:rsidRDefault="00E472A2">
      <w:pPr>
        <w:pStyle w:val="CommentText"/>
      </w:pPr>
      <w:r>
        <w:rPr>
          <w:rStyle w:val="CommentReference"/>
        </w:rPr>
        <w:annotationRef/>
      </w:r>
      <w:r>
        <w:t>According to the report …</w:t>
      </w:r>
    </w:p>
  </w:comment>
  <w:comment w:id="4" w:author="Duduzile Ramela" w:date="2017-07-04T14:22:00Z" w:initials="DR">
    <w:p w14:paraId="7B9A885B" w14:textId="20DCBAB1" w:rsidR="00E472A2" w:rsidRDefault="00E472A2">
      <w:pPr>
        <w:pStyle w:val="CommentText"/>
      </w:pPr>
      <w:r>
        <w:rPr>
          <w:rStyle w:val="CommentReference"/>
        </w:rPr>
        <w:annotationRef/>
      </w:r>
      <w:r>
        <w:t>Which section will this be under? How do you plan to present it visually so that when you are on the site it</w:t>
      </w:r>
      <w:r w:rsidR="008F0620">
        <w:t xml:space="preserve"> i</w:t>
      </w:r>
      <w:r>
        <w:t>s not copy heavy? Perhaps presenting this as a graphic?</w:t>
      </w:r>
    </w:p>
  </w:comment>
  <w:comment w:id="8" w:author="Duduzile Ramela" w:date="2017-07-04T14:26:00Z" w:initials="DR">
    <w:p w14:paraId="5CB39191" w14:textId="332AAB9F" w:rsidR="00E472A2" w:rsidRDefault="00E472A2">
      <w:pPr>
        <w:pStyle w:val="CommentText"/>
      </w:pPr>
      <w:r>
        <w:rPr>
          <w:rStyle w:val="CommentReference"/>
        </w:rPr>
        <w:annotationRef/>
      </w:r>
      <w:r>
        <w:t xml:space="preserve">I think this should come right up to the top as part of the first paragraph. </w:t>
      </w:r>
    </w:p>
  </w:comment>
  <w:comment w:id="12" w:author="Duduzile Ramela" w:date="2017-07-04T14:33:00Z" w:initials="DR">
    <w:p w14:paraId="36542D00" w14:textId="689091CA" w:rsidR="00CB10E9" w:rsidRDefault="00CB10E9">
      <w:pPr>
        <w:pStyle w:val="CommentText"/>
      </w:pPr>
      <w:r>
        <w:rPr>
          <w:rStyle w:val="CommentReference"/>
        </w:rPr>
        <w:annotationRef/>
      </w:r>
      <w:r>
        <w:t>I think the title is self-explanatory and can stand alone without a description.</w:t>
      </w:r>
    </w:p>
  </w:comment>
  <w:comment w:id="13" w:author="Duduzile Ramela" w:date="2017-07-04T14:34:00Z" w:initials="DR">
    <w:p w14:paraId="0D35DBCF" w14:textId="019503E4" w:rsidR="00CB10E9" w:rsidRDefault="00CB10E9">
      <w:pPr>
        <w:pStyle w:val="CommentText"/>
      </w:pPr>
      <w:r>
        <w:rPr>
          <w:rStyle w:val="CommentReference"/>
        </w:rPr>
        <w:annotationRef/>
      </w:r>
      <w:r>
        <w:t>Where does this fit in?</w:t>
      </w:r>
    </w:p>
  </w:comment>
  <w:comment w:id="14" w:author="Duduzile Ramela" w:date="2017-07-04T14:35:00Z" w:initials="DR">
    <w:p w14:paraId="4CC2EAE3" w14:textId="253A7303" w:rsidR="00CB10E9" w:rsidRDefault="00CB10E9">
      <w:pPr>
        <w:pStyle w:val="CommentText"/>
      </w:pPr>
      <w:r>
        <w:rPr>
          <w:rStyle w:val="CommentReference"/>
        </w:rPr>
        <w:annotationRef/>
      </w:r>
      <w:r>
        <w:t xml:space="preserve">This is content heavy and all these numbers *lol I’m dizzy* we are already aware of the problems plaguing the country, we need YOUR solutions. If this does stay then it needs to presented in a fun way </w:t>
      </w:r>
      <w:proofErr w:type="spellStart"/>
      <w:r>
        <w:t>ie</w:t>
      </w:r>
      <w:proofErr w:type="spellEnd"/>
      <w:r>
        <w:t>: graphics.</w:t>
      </w:r>
    </w:p>
  </w:comment>
  <w:comment w:id="15" w:author="Duduzile Ramela" w:date="2017-07-04T14:40:00Z" w:initials="DR">
    <w:p w14:paraId="4E5B0AF0" w14:textId="6255655D" w:rsidR="00CB10E9" w:rsidRDefault="00CB10E9">
      <w:pPr>
        <w:pStyle w:val="CommentText"/>
      </w:pPr>
      <w:r>
        <w:rPr>
          <w:rStyle w:val="CommentReference"/>
        </w:rPr>
        <w:annotationRef/>
      </w:r>
      <w:r>
        <w:t>Title is self-explanatory. Once you access this page it should just prompt you in terms of steps to take.</w:t>
      </w:r>
    </w:p>
  </w:comment>
  <w:comment w:id="22" w:author="Duduzile Ramela" w:date="2017-07-04T14:44:00Z" w:initials="DR">
    <w:p w14:paraId="38F93E67" w14:textId="260CFB46" w:rsidR="008F0620" w:rsidRDefault="008F0620">
      <w:pPr>
        <w:pStyle w:val="CommentText"/>
      </w:pPr>
      <w:r>
        <w:rPr>
          <w:rStyle w:val="CommentReference"/>
        </w:rPr>
        <w:annotationRef/>
      </w:r>
      <w:r>
        <w:t>Is this not the same thing?</w:t>
      </w:r>
    </w:p>
  </w:comment>
  <w:comment w:id="16" w:author="Duduzile Ramela" w:date="2017-07-04T14:41:00Z" w:initials="DR">
    <w:p w14:paraId="011E86D7" w14:textId="0B8060AE" w:rsidR="00CB10E9" w:rsidRDefault="00CB10E9">
      <w:pPr>
        <w:pStyle w:val="CommentText"/>
      </w:pPr>
      <w:r>
        <w:rPr>
          <w:rStyle w:val="CommentReference"/>
        </w:rPr>
        <w:annotationRef/>
      </w:r>
      <w:r>
        <w:t>This could actually serve the purpose of an explainer as to what this page is about.</w:t>
      </w:r>
    </w:p>
  </w:comment>
  <w:comment w:id="24" w:author="Duduzile Ramela" w:date="2017-07-04T14:45:00Z" w:initials="DR">
    <w:p w14:paraId="38D7C1E5" w14:textId="635F84A2" w:rsidR="008F0620" w:rsidRDefault="008F0620">
      <w:pPr>
        <w:pStyle w:val="CommentText"/>
      </w:pPr>
      <w:r>
        <w:rPr>
          <w:rStyle w:val="CommentReference"/>
        </w:rPr>
        <w:annotationRef/>
      </w:r>
      <w:r>
        <w:t>Title speaks for itself, no description necessary.</w:t>
      </w:r>
    </w:p>
  </w:comment>
  <w:comment w:id="25" w:author="Duduzile Ramela" w:date="2017-07-04T14:44:00Z" w:initials="DR">
    <w:p w14:paraId="4EF2EC72" w14:textId="1834B385" w:rsidR="008F0620" w:rsidRDefault="008F0620">
      <w:pPr>
        <w:pStyle w:val="CommentText"/>
      </w:pPr>
      <w:r>
        <w:rPr>
          <w:rStyle w:val="CommentReference"/>
        </w:rPr>
        <w:annotationRef/>
      </w:r>
      <w:r>
        <w:t>Which year?</w:t>
      </w:r>
    </w:p>
  </w:comment>
  <w:comment w:id="26" w:author="Duduzile Ramela" w:date="2017-07-04T14:45:00Z" w:initials="DR">
    <w:p w14:paraId="6270137D" w14:textId="5FC3DA98" w:rsidR="008F0620" w:rsidRDefault="008F0620">
      <w:pPr>
        <w:pStyle w:val="CommentText"/>
      </w:pPr>
      <w:r>
        <w:rPr>
          <w:rStyle w:val="CommentReference"/>
        </w:rPr>
        <w:annotationRef/>
      </w:r>
      <w:r>
        <w:t>Graphic presentation would be better?</w:t>
      </w:r>
    </w:p>
  </w:comment>
  <w:comment w:id="28" w:author="Duduzile Ramela" w:date="2017-07-04T14:46:00Z" w:initials="DR">
    <w:p w14:paraId="77A5E7D0" w14:textId="78D87A6E" w:rsidR="008F0620" w:rsidRDefault="008F0620">
      <w:pPr>
        <w:pStyle w:val="CommentText"/>
      </w:pPr>
      <w:r>
        <w:rPr>
          <w:rStyle w:val="CommentReference"/>
        </w:rPr>
        <w:annotationRef/>
      </w:r>
      <w:r>
        <w:t>Maybe remove the fee part, they can know about that when they are registering. The word fee makes me think, how much?</w:t>
      </w:r>
    </w:p>
  </w:comment>
  <w:comment w:id="27" w:author="Duduzile Ramela" w:date="2017-07-04T14:47:00Z" w:initials="DR">
    <w:p w14:paraId="23DDBC2F" w14:textId="3D1EECA2" w:rsidR="008F0620" w:rsidRDefault="008F0620">
      <w:pPr>
        <w:pStyle w:val="CommentText"/>
      </w:pPr>
      <w:r>
        <w:rPr>
          <w:rStyle w:val="CommentReference"/>
        </w:rPr>
        <w:annotationRef/>
      </w:r>
      <w:r>
        <w:t>I think these two paragraphs can go straight to the top and maybe under the about</w:t>
      </w:r>
      <w:bookmarkStart w:id="29" w:name="_GoBack"/>
      <w:bookmarkEnd w:id="29"/>
      <w:r>
        <w:t xml:space="preserve"> us section.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5450F0" w15:done="0"/>
  <w15:commentEx w15:paraId="00753782" w15:done="0"/>
  <w15:commentEx w15:paraId="3ED726B5" w15:done="0"/>
  <w15:commentEx w15:paraId="668A919C" w15:done="0"/>
  <w15:commentEx w15:paraId="6ED46C6C" w15:done="0"/>
  <w15:commentEx w15:paraId="7B9A885B" w15:done="0"/>
  <w15:commentEx w15:paraId="5CB39191" w15:done="0"/>
  <w15:commentEx w15:paraId="36542D00" w15:done="0"/>
  <w15:commentEx w15:paraId="0D35DBCF" w15:done="0"/>
  <w15:commentEx w15:paraId="4CC2EAE3" w15:done="0"/>
  <w15:commentEx w15:paraId="4E5B0AF0" w15:done="0"/>
  <w15:commentEx w15:paraId="38F93E67" w15:done="0"/>
  <w15:commentEx w15:paraId="011E86D7" w15:done="0"/>
  <w15:commentEx w15:paraId="38D7C1E5" w15:done="0"/>
  <w15:commentEx w15:paraId="4EF2EC72" w15:done="0"/>
  <w15:commentEx w15:paraId="6270137D" w15:done="0"/>
  <w15:commentEx w15:paraId="77A5E7D0" w15:done="0"/>
  <w15:commentEx w15:paraId="23DDBC2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A2FFB"/>
    <w:multiLevelType w:val="hybridMultilevel"/>
    <w:tmpl w:val="B978A946"/>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 w15:restartNumberingAfterBreak="0">
    <w:nsid w:val="04987964"/>
    <w:multiLevelType w:val="hybridMultilevel"/>
    <w:tmpl w:val="8FE254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duzile Ramela">
    <w15:presenceInfo w15:providerId="AD" w15:userId="S-1-5-21-1753164699-1753553339-313593124-29908"/>
  </w15:person>
  <w15:person w15:author="Ike Thabethe">
    <w15:presenceInfo w15:providerId="Windows Live" w15:userId="b5f32f8eabbc18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FEB"/>
    <w:rsid w:val="000559F7"/>
    <w:rsid w:val="000646E5"/>
    <w:rsid w:val="000C0FEB"/>
    <w:rsid w:val="00180BC7"/>
    <w:rsid w:val="00185F95"/>
    <w:rsid w:val="001B6312"/>
    <w:rsid w:val="00373363"/>
    <w:rsid w:val="003F08E4"/>
    <w:rsid w:val="004433CE"/>
    <w:rsid w:val="00450E6D"/>
    <w:rsid w:val="00473D0C"/>
    <w:rsid w:val="005127E3"/>
    <w:rsid w:val="00513525"/>
    <w:rsid w:val="00563849"/>
    <w:rsid w:val="00594BFF"/>
    <w:rsid w:val="005F44BF"/>
    <w:rsid w:val="006425FF"/>
    <w:rsid w:val="00642B61"/>
    <w:rsid w:val="0067426F"/>
    <w:rsid w:val="0068163D"/>
    <w:rsid w:val="00730358"/>
    <w:rsid w:val="00730AC3"/>
    <w:rsid w:val="0077242E"/>
    <w:rsid w:val="007D03C1"/>
    <w:rsid w:val="00813F34"/>
    <w:rsid w:val="00846FEF"/>
    <w:rsid w:val="0086409C"/>
    <w:rsid w:val="008F0620"/>
    <w:rsid w:val="00904BE4"/>
    <w:rsid w:val="00926A1B"/>
    <w:rsid w:val="00935CB0"/>
    <w:rsid w:val="00946B07"/>
    <w:rsid w:val="00952279"/>
    <w:rsid w:val="009658CA"/>
    <w:rsid w:val="00975DB0"/>
    <w:rsid w:val="009978AC"/>
    <w:rsid w:val="00A33473"/>
    <w:rsid w:val="00AB4DAF"/>
    <w:rsid w:val="00AD67E8"/>
    <w:rsid w:val="00AE03E2"/>
    <w:rsid w:val="00B27C2D"/>
    <w:rsid w:val="00B3230B"/>
    <w:rsid w:val="00BD5FEB"/>
    <w:rsid w:val="00BD6A5A"/>
    <w:rsid w:val="00CA2B49"/>
    <w:rsid w:val="00CA3FC2"/>
    <w:rsid w:val="00CB10E9"/>
    <w:rsid w:val="00D333A9"/>
    <w:rsid w:val="00D5606D"/>
    <w:rsid w:val="00D74FB5"/>
    <w:rsid w:val="00E472A2"/>
    <w:rsid w:val="00EC1DCE"/>
    <w:rsid w:val="00EC40AF"/>
    <w:rsid w:val="00F2190D"/>
    <w:rsid w:val="00F35765"/>
    <w:rsid w:val="00F92D98"/>
    <w:rsid w:val="00FA3F6D"/>
    <w:rsid w:val="00FB6E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F8E8"/>
  <w15:chartTrackingRefBased/>
  <w15:docId w15:val="{9FA60103-0822-4623-B84D-3A338183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358"/>
    <w:pPr>
      <w:ind w:left="720"/>
      <w:contextualSpacing/>
    </w:pPr>
  </w:style>
  <w:style w:type="paragraph" w:styleId="NormalWeb">
    <w:name w:val="Normal (Web)"/>
    <w:basedOn w:val="Normal"/>
    <w:uiPriority w:val="99"/>
    <w:semiHidden/>
    <w:unhideWhenUsed/>
    <w:rsid w:val="00846FEF"/>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952279"/>
    <w:rPr>
      <w:b/>
      <w:bCs/>
    </w:rPr>
  </w:style>
  <w:style w:type="character" w:styleId="CommentReference">
    <w:name w:val="annotation reference"/>
    <w:basedOn w:val="DefaultParagraphFont"/>
    <w:uiPriority w:val="99"/>
    <w:semiHidden/>
    <w:unhideWhenUsed/>
    <w:rsid w:val="00FB6E83"/>
    <w:rPr>
      <w:sz w:val="16"/>
      <w:szCs w:val="16"/>
    </w:rPr>
  </w:style>
  <w:style w:type="paragraph" w:styleId="CommentText">
    <w:name w:val="annotation text"/>
    <w:basedOn w:val="Normal"/>
    <w:link w:val="CommentTextChar"/>
    <w:uiPriority w:val="99"/>
    <w:semiHidden/>
    <w:unhideWhenUsed/>
    <w:rsid w:val="00FB6E83"/>
    <w:pPr>
      <w:spacing w:line="240" w:lineRule="auto"/>
    </w:pPr>
    <w:rPr>
      <w:sz w:val="20"/>
      <w:szCs w:val="20"/>
    </w:rPr>
  </w:style>
  <w:style w:type="character" w:customStyle="1" w:styleId="CommentTextChar">
    <w:name w:val="Comment Text Char"/>
    <w:basedOn w:val="DefaultParagraphFont"/>
    <w:link w:val="CommentText"/>
    <w:uiPriority w:val="99"/>
    <w:semiHidden/>
    <w:rsid w:val="00FB6E83"/>
    <w:rPr>
      <w:sz w:val="20"/>
      <w:szCs w:val="20"/>
    </w:rPr>
  </w:style>
  <w:style w:type="paragraph" w:styleId="CommentSubject">
    <w:name w:val="annotation subject"/>
    <w:basedOn w:val="CommentText"/>
    <w:next w:val="CommentText"/>
    <w:link w:val="CommentSubjectChar"/>
    <w:uiPriority w:val="99"/>
    <w:semiHidden/>
    <w:unhideWhenUsed/>
    <w:rsid w:val="00FB6E83"/>
    <w:rPr>
      <w:b/>
      <w:bCs/>
    </w:rPr>
  </w:style>
  <w:style w:type="character" w:customStyle="1" w:styleId="CommentSubjectChar">
    <w:name w:val="Comment Subject Char"/>
    <w:basedOn w:val="CommentTextChar"/>
    <w:link w:val="CommentSubject"/>
    <w:uiPriority w:val="99"/>
    <w:semiHidden/>
    <w:rsid w:val="00FB6E83"/>
    <w:rPr>
      <w:b/>
      <w:bCs/>
      <w:sz w:val="20"/>
      <w:szCs w:val="20"/>
    </w:rPr>
  </w:style>
  <w:style w:type="paragraph" w:styleId="BalloonText">
    <w:name w:val="Balloon Text"/>
    <w:basedOn w:val="Normal"/>
    <w:link w:val="BalloonTextChar"/>
    <w:uiPriority w:val="99"/>
    <w:semiHidden/>
    <w:unhideWhenUsed/>
    <w:rsid w:val="00FB6E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6E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081227">
      <w:bodyDiv w:val="1"/>
      <w:marLeft w:val="0"/>
      <w:marRight w:val="0"/>
      <w:marTop w:val="0"/>
      <w:marBottom w:val="0"/>
      <w:divBdr>
        <w:top w:val="none" w:sz="0" w:space="0" w:color="auto"/>
        <w:left w:val="none" w:sz="0" w:space="0" w:color="auto"/>
        <w:bottom w:val="none" w:sz="0" w:space="0" w:color="auto"/>
        <w:right w:val="none" w:sz="0" w:space="0" w:color="auto"/>
      </w:divBdr>
    </w:div>
    <w:div w:id="83807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51859-B51F-4EC1-A718-7F2811478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 Thabethe</dc:creator>
  <cp:keywords/>
  <dc:description/>
  <cp:lastModifiedBy>Duduzile Ramela</cp:lastModifiedBy>
  <cp:revision>2</cp:revision>
  <dcterms:created xsi:type="dcterms:W3CDTF">2017-07-04T12:48:00Z</dcterms:created>
  <dcterms:modified xsi:type="dcterms:W3CDTF">2017-07-04T12:48:00Z</dcterms:modified>
</cp:coreProperties>
</file>